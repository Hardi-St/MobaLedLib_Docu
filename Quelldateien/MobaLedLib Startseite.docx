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72AD" w:rsidRPr="00F80868" w:rsidRDefault="00CF2295" w:rsidP="006246F2">
      <w:pPr>
        <w:pStyle w:val="KeinLeerraum"/>
        <w:rPr>
          <w:b/>
          <w:bCs/>
          <w:color w:val="0070C0"/>
          <w:sz w:val="28"/>
          <w:szCs w:val="28"/>
        </w:rPr>
      </w:pPr>
      <w:r w:rsidRPr="00C77A79">
        <w:rPr>
          <w:noProof/>
          <w:sz w:val="12"/>
          <w:szCs w:val="12"/>
        </w:rPr>
        <w:t xml:space="preserve"> </w:t>
      </w:r>
      <w:r w:rsidR="00FA7C1D" w:rsidRPr="00C77A79">
        <w:rPr>
          <w:noProof/>
          <w:sz w:val="12"/>
          <w:szCs w:val="12"/>
        </w:rPr>
        <w:t>[color=#0000FF][size=1</w:t>
      </w:r>
      <w:r w:rsidR="00FA7C1D">
        <w:rPr>
          <w:noProof/>
          <w:sz w:val="12"/>
          <w:szCs w:val="12"/>
        </w:rPr>
        <w:t>5</w:t>
      </w:r>
      <w:r w:rsidR="00FA7C1D" w:rsidRPr="00C77A79">
        <w:rPr>
          <w:noProof/>
          <w:sz w:val="12"/>
          <w:szCs w:val="12"/>
        </w:rPr>
        <w:t>0] [b]</w:t>
      </w:r>
      <w:r w:rsidR="00AE72AD" w:rsidRPr="00F80868">
        <w:rPr>
          <w:b/>
          <w:bCs/>
          <w:color w:val="0000FF"/>
          <w:sz w:val="32"/>
          <w:szCs w:val="32"/>
        </w:rPr>
        <w:t>MobaLedLib: Viel mehr als nur eine Bibliothek zum Ansteuern von LEDs</w:t>
      </w:r>
      <w:r w:rsidR="00F80868">
        <w:rPr>
          <w:b/>
          <w:bCs/>
          <w:color w:val="0000FF"/>
          <w:sz w:val="32"/>
          <w:szCs w:val="32"/>
        </w:rPr>
        <w:t xml:space="preserve"> </w:t>
      </w:r>
      <w:r w:rsidR="00F80868" w:rsidRPr="00F80868">
        <w:rPr>
          <w:noProof/>
          <w:sz w:val="12"/>
          <w:szCs w:val="12"/>
        </w:rPr>
        <w:t>[/color</w:t>
      </w:r>
      <w:r w:rsidR="00F80868">
        <w:rPr>
          <w:noProof/>
          <w:sz w:val="12"/>
          <w:szCs w:val="12"/>
        </w:rPr>
        <w:t>]</w:t>
      </w:r>
      <w:r w:rsidR="00F80868" w:rsidRPr="00F80868">
        <w:rPr>
          <w:noProof/>
          <w:sz w:val="12"/>
          <w:szCs w:val="12"/>
        </w:rPr>
        <w:t>[/size][/b]</w:t>
      </w:r>
    </w:p>
    <w:p w:rsidR="00AE72AD" w:rsidRDefault="00AE72AD" w:rsidP="006246F2">
      <w:pPr>
        <w:pStyle w:val="KeinLeerraum"/>
        <w:rPr>
          <w:b/>
          <w:bCs/>
          <w:color w:val="0070C0"/>
          <w:sz w:val="28"/>
          <w:szCs w:val="28"/>
        </w:rPr>
      </w:pPr>
    </w:p>
    <w:p w:rsidR="00235E0F" w:rsidRPr="00F80868" w:rsidRDefault="00FA7C1D" w:rsidP="006246F2">
      <w:pPr>
        <w:pStyle w:val="KeinLeerraum"/>
        <w:rPr>
          <w:b/>
          <w:bCs/>
          <w:lang w:val="en-US"/>
        </w:rPr>
      </w:pPr>
      <w:r w:rsidRPr="00F80868">
        <w:rPr>
          <w:noProof/>
          <w:sz w:val="12"/>
          <w:szCs w:val="12"/>
          <w:lang w:val="en-US"/>
        </w:rPr>
        <w:t>[color=#0000FF][size=120] [b]</w:t>
      </w:r>
      <w:r w:rsidR="00750AA0">
        <w:rPr>
          <w:noProof/>
          <w:sz w:val="12"/>
          <w:szCs w:val="12"/>
          <w:lang w:val="en-US"/>
        </w:rPr>
        <w:t xml:space="preserve"> </w:t>
      </w:r>
      <w:proofErr w:type="spellStart"/>
      <w:r w:rsidR="00235E0F" w:rsidRPr="00461AD2">
        <w:rPr>
          <w:b/>
          <w:bCs/>
          <w:color w:val="0000FF"/>
          <w:sz w:val="28"/>
          <w:szCs w:val="28"/>
          <w:lang w:val="en-US"/>
        </w:rPr>
        <w:t>Einleitung</w:t>
      </w:r>
      <w:proofErr w:type="spellEnd"/>
      <w:r w:rsidR="00F80868" w:rsidRPr="00EE5B5E">
        <w:rPr>
          <w:b/>
          <w:bCs/>
          <w:color w:val="0000FF"/>
          <w:sz w:val="28"/>
          <w:szCs w:val="28"/>
          <w:lang w:val="en-US"/>
        </w:rPr>
        <w:t xml:space="preserve"> </w:t>
      </w:r>
      <w:r w:rsidR="00F80868" w:rsidRPr="00F80868">
        <w:rPr>
          <w:noProof/>
          <w:sz w:val="12"/>
          <w:szCs w:val="12"/>
          <w:lang w:val="en-US"/>
        </w:rPr>
        <w:t>[/color][/size][/b]</w:t>
      </w:r>
    </w:p>
    <w:p w:rsidR="006246F2" w:rsidRPr="00F80868" w:rsidRDefault="006246F2" w:rsidP="006246F2">
      <w:pPr>
        <w:pStyle w:val="KeinLeerraum"/>
        <w:rPr>
          <w:lang w:val="en-US"/>
        </w:rPr>
      </w:pPr>
    </w:p>
    <w:p w:rsidR="00507532" w:rsidRDefault="006246F2" w:rsidP="006246F2">
      <w:pPr>
        <w:pStyle w:val="KeinLeerraum"/>
      </w:pPr>
      <w:r>
        <w:t xml:space="preserve">Als ich die MobaLedLib vor </w:t>
      </w:r>
      <w:r w:rsidR="0040422C">
        <w:t xml:space="preserve">fast einem Jahr </w:t>
      </w:r>
      <w:r>
        <w:t xml:space="preserve">veröffentlicht habe dachte ich nicht wie sehr sich das Projekt weiterentwickeln wird. </w:t>
      </w:r>
    </w:p>
    <w:p w:rsidR="002B259A" w:rsidRDefault="002B259A" w:rsidP="006246F2">
      <w:pPr>
        <w:pStyle w:val="KeinLeerraum"/>
      </w:pPr>
    </w:p>
    <w:p w:rsidR="00EE1697" w:rsidRDefault="006246F2" w:rsidP="006246F2">
      <w:pPr>
        <w:pStyle w:val="KeinLeerraum"/>
      </w:pPr>
      <w:r>
        <w:t xml:space="preserve">Inzwischen </w:t>
      </w:r>
      <w:r w:rsidR="00E146CA">
        <w:t>(</w:t>
      </w:r>
      <w:r w:rsidR="00AC577D">
        <w:t>02.02.20</w:t>
      </w:r>
      <w:r w:rsidR="00E146CA">
        <w:t xml:space="preserve">) </w:t>
      </w:r>
      <w:r>
        <w:t xml:space="preserve">umfasst der Thread </w:t>
      </w:r>
      <w:r w:rsidR="00AC577D">
        <w:t xml:space="preserve">1063 </w:t>
      </w:r>
      <w:r>
        <w:t xml:space="preserve">Einträge </w:t>
      </w:r>
      <w:r w:rsidR="00507532">
        <w:t xml:space="preserve">in denen man sich unmöglich zurechtfinden kann. </w:t>
      </w:r>
    </w:p>
    <w:p w:rsidR="002B259A" w:rsidRDefault="002B259A" w:rsidP="006246F2">
      <w:pPr>
        <w:pStyle w:val="KeinLeerraum"/>
      </w:pPr>
    </w:p>
    <w:p w:rsidR="002B259A" w:rsidRDefault="0011461F" w:rsidP="006246F2">
      <w:pPr>
        <w:pStyle w:val="KeinLeerraum"/>
      </w:pPr>
      <w:r w:rsidRPr="0011461F">
        <w:rPr>
          <w:sz w:val="16"/>
          <w:szCs w:val="16"/>
        </w:rPr>
        <w:t xml:space="preserve">[b] </w:t>
      </w:r>
      <w:r w:rsidR="002B259A" w:rsidRPr="0011461F">
        <w:rPr>
          <w:b/>
          <w:bCs/>
        </w:rPr>
        <w:t>D</w:t>
      </w:r>
      <w:r w:rsidRPr="0011461F">
        <w:rPr>
          <w:b/>
          <w:bCs/>
        </w:rPr>
        <w:t xml:space="preserve">er </w:t>
      </w:r>
      <w:r w:rsidR="002B259A" w:rsidRPr="0011461F">
        <w:rPr>
          <w:b/>
          <w:bCs/>
        </w:rPr>
        <w:t xml:space="preserve">erste </w:t>
      </w:r>
      <w:r w:rsidRPr="0011461F">
        <w:rPr>
          <w:b/>
          <w:bCs/>
        </w:rPr>
        <w:t xml:space="preserve">Beitrag </w:t>
      </w:r>
      <w:r w:rsidR="002B259A" w:rsidRPr="0011461F">
        <w:rPr>
          <w:b/>
          <w:bCs/>
        </w:rPr>
        <w:t>soll alle Informationen enthalten die man als Einsteiger benötigt.</w:t>
      </w:r>
      <w:r>
        <w:t xml:space="preserve"> </w:t>
      </w:r>
      <w:r w:rsidRPr="0011461F">
        <w:rPr>
          <w:sz w:val="16"/>
          <w:szCs w:val="16"/>
        </w:rPr>
        <w:t>[</w:t>
      </w:r>
      <w:r>
        <w:rPr>
          <w:sz w:val="16"/>
          <w:szCs w:val="16"/>
        </w:rPr>
        <w:t>/</w:t>
      </w:r>
      <w:r w:rsidRPr="0011461F">
        <w:rPr>
          <w:sz w:val="16"/>
          <w:szCs w:val="16"/>
        </w:rPr>
        <w:t>b]</w:t>
      </w:r>
      <w:r w:rsidR="002B259A">
        <w:t xml:space="preserve"> </w:t>
      </w:r>
    </w:p>
    <w:p w:rsidR="00F80868" w:rsidRDefault="002B259A" w:rsidP="006246F2">
      <w:pPr>
        <w:pStyle w:val="KeinLeerraum"/>
      </w:pPr>
      <w:r>
        <w:t xml:space="preserve">Oh je, da habe ich mir was vorgenommen… </w:t>
      </w:r>
    </w:p>
    <w:p w:rsidR="002B259A" w:rsidRDefault="002B259A" w:rsidP="006246F2">
      <w:pPr>
        <w:pStyle w:val="KeinLeerraum"/>
      </w:pPr>
      <w:r>
        <w:t xml:space="preserve">Aber Ihr könnt mir mit eurem Feedback dabei helfen. </w:t>
      </w:r>
      <w:r w:rsidR="00F80868">
        <w:t>Berichtet mir was Ihr vermisst, was Ihr nicht ganz versteht und wie man das Dokument interessanter gestalten kann.</w:t>
      </w:r>
    </w:p>
    <w:p w:rsidR="00171C28" w:rsidRDefault="00171C28" w:rsidP="006246F2">
      <w:pPr>
        <w:pStyle w:val="KeinLeerraum"/>
      </w:pPr>
    </w:p>
    <w:p w:rsidR="00171C28" w:rsidRPr="00AC577D" w:rsidRDefault="00171C28" w:rsidP="00171C28">
      <w:pPr>
        <w:pStyle w:val="KeinLeerraum"/>
        <w:rPr>
          <w:b/>
          <w:bCs/>
        </w:rPr>
      </w:pPr>
      <w:r w:rsidRPr="00AC577D">
        <w:rPr>
          <w:noProof/>
          <w:sz w:val="12"/>
          <w:szCs w:val="12"/>
        </w:rPr>
        <w:t>[b]</w:t>
      </w:r>
      <w:r w:rsidRPr="00AC577D">
        <w:rPr>
          <w:noProof/>
          <w:sz w:val="10"/>
          <w:szCs w:val="10"/>
        </w:rPr>
        <w:t xml:space="preserve"> </w:t>
      </w:r>
      <w:r w:rsidRPr="00AC577D">
        <w:rPr>
          <w:b/>
          <w:bCs/>
          <w:sz w:val="24"/>
          <w:szCs w:val="24"/>
        </w:rPr>
        <w:t>Sprachen/</w:t>
      </w:r>
      <w:proofErr w:type="spellStart"/>
      <w:r w:rsidRPr="00AC577D">
        <w:rPr>
          <w:b/>
          <w:bCs/>
          <w:sz w:val="24"/>
          <w:szCs w:val="24"/>
        </w:rPr>
        <w:t>Languages</w:t>
      </w:r>
      <w:proofErr w:type="spellEnd"/>
      <w:r w:rsidRPr="00AC577D">
        <w:rPr>
          <w:b/>
          <w:bCs/>
          <w:sz w:val="24"/>
          <w:szCs w:val="24"/>
        </w:rPr>
        <w:t>/</w:t>
      </w:r>
      <w:proofErr w:type="spellStart"/>
      <w:r w:rsidRPr="00AC577D">
        <w:rPr>
          <w:b/>
          <w:bCs/>
          <w:sz w:val="24"/>
          <w:szCs w:val="24"/>
        </w:rPr>
        <w:t>Talen</w:t>
      </w:r>
      <w:proofErr w:type="spellEnd"/>
      <w:r w:rsidRPr="00AC577D">
        <w:rPr>
          <w:b/>
          <w:bCs/>
          <w:sz w:val="24"/>
          <w:szCs w:val="24"/>
        </w:rPr>
        <w:t xml:space="preserve"> </w:t>
      </w:r>
      <w:r w:rsidRPr="00AC577D">
        <w:rPr>
          <w:noProof/>
          <w:sz w:val="12"/>
          <w:szCs w:val="12"/>
        </w:rPr>
        <w:t>[/b]</w:t>
      </w:r>
    </w:p>
    <w:p w:rsidR="00171C28" w:rsidRDefault="00171C28" w:rsidP="006246F2">
      <w:pPr>
        <w:pStyle w:val="KeinLeerraum"/>
      </w:pPr>
      <w:r w:rsidRPr="00171C28">
        <w:t xml:space="preserve">Diese </w:t>
      </w:r>
      <w:r>
        <w:t>Startseite gibt es dank Misha jetzt auch in Niederländisch:</w:t>
      </w:r>
      <w:r>
        <w:br/>
      </w:r>
      <w:r w:rsidR="00D50013" w:rsidRPr="00887265">
        <w:rPr>
          <w:noProof/>
          <w:sz w:val="14"/>
          <w:szCs w:val="14"/>
        </w:rPr>
        <w:t>[URL=</w:t>
      </w:r>
      <w:proofErr w:type="gramStart"/>
      <w:r w:rsidR="00D50013" w:rsidRPr="00887265">
        <w:rPr>
          <w:noProof/>
          <w:sz w:val="14"/>
          <w:szCs w:val="14"/>
        </w:rPr>
        <w:t>https://www.stummiforum.de/viewtopic.php?f=7&amp;t=165060&amp;sd=a&amp;start=</w:t>
      </w:r>
      <w:r w:rsidR="00D50013">
        <w:rPr>
          <w:noProof/>
          <w:sz w:val="14"/>
          <w:szCs w:val="14"/>
        </w:rPr>
        <w:t>1059]</w:t>
      </w:r>
      <w:proofErr w:type="spellStart"/>
      <w:r w:rsidRPr="00171C28">
        <w:t>Dankzij</w:t>
      </w:r>
      <w:proofErr w:type="spellEnd"/>
      <w:proofErr w:type="gramEnd"/>
      <w:r w:rsidRPr="00171C28">
        <w:t xml:space="preserve"> Misha </w:t>
      </w:r>
      <w:proofErr w:type="spellStart"/>
      <w:r w:rsidRPr="00171C28">
        <w:t>is</w:t>
      </w:r>
      <w:proofErr w:type="spellEnd"/>
      <w:r w:rsidRPr="00171C28">
        <w:t xml:space="preserve"> </w:t>
      </w:r>
      <w:proofErr w:type="spellStart"/>
      <w:r w:rsidRPr="00171C28">
        <w:t>deze</w:t>
      </w:r>
      <w:proofErr w:type="spellEnd"/>
      <w:r w:rsidRPr="00171C28">
        <w:t xml:space="preserve"> </w:t>
      </w:r>
      <w:proofErr w:type="spellStart"/>
      <w:r w:rsidRPr="00171C28">
        <w:t>pagina</w:t>
      </w:r>
      <w:proofErr w:type="spellEnd"/>
      <w:r w:rsidRPr="00171C28">
        <w:t xml:space="preserve"> </w:t>
      </w:r>
      <w:proofErr w:type="spellStart"/>
      <w:r w:rsidRPr="00171C28">
        <w:t>ook</w:t>
      </w:r>
      <w:proofErr w:type="spellEnd"/>
      <w:r w:rsidRPr="00171C28">
        <w:t xml:space="preserve"> </w:t>
      </w:r>
      <w:proofErr w:type="spellStart"/>
      <w:r w:rsidRPr="00171C28">
        <w:t>beschikbaar</w:t>
      </w:r>
      <w:proofErr w:type="spellEnd"/>
      <w:r w:rsidRPr="00171C28">
        <w:t xml:space="preserve"> in </w:t>
      </w:r>
      <w:proofErr w:type="spellStart"/>
      <w:r w:rsidRPr="00171C28">
        <w:t>het</w:t>
      </w:r>
      <w:proofErr w:type="spellEnd"/>
      <w:r w:rsidRPr="00171C28">
        <w:t xml:space="preserve"> </w:t>
      </w:r>
      <w:proofErr w:type="spellStart"/>
      <w:r w:rsidRPr="00171C28">
        <w:t>Nederlands</w:t>
      </w:r>
      <w:proofErr w:type="spellEnd"/>
      <w:r>
        <w:t xml:space="preserve">: </w:t>
      </w:r>
      <w:r w:rsidR="00D50013">
        <w:t>(</w:t>
      </w:r>
      <w:r>
        <w:t>#1060</w:t>
      </w:r>
      <w:r w:rsidR="00D50013">
        <w:t>)</w:t>
      </w:r>
      <w:r w:rsidR="00D50013" w:rsidRPr="00D50013">
        <w:rPr>
          <w:noProof/>
          <w:sz w:val="14"/>
          <w:szCs w:val="14"/>
        </w:rPr>
        <w:t xml:space="preserve"> </w:t>
      </w:r>
      <w:r w:rsidR="00D50013" w:rsidRPr="00887265">
        <w:rPr>
          <w:noProof/>
          <w:sz w:val="14"/>
          <w:szCs w:val="14"/>
        </w:rPr>
        <w:t>[/URL]</w:t>
      </w:r>
      <w:r>
        <w:t xml:space="preserve"> </w:t>
      </w:r>
    </w:p>
    <w:p w:rsidR="009C0D45" w:rsidRDefault="00171C28" w:rsidP="006246F2">
      <w:pPr>
        <w:pStyle w:val="KeinLeerraum"/>
      </w:pPr>
      <w:r>
        <w:t>Vielleicht findet sich auch noch jemand der die</w:t>
      </w:r>
      <w:r w:rsidR="00AC577D">
        <w:t>se</w:t>
      </w:r>
      <w:r>
        <w:t xml:space="preserve"> Seite andere Sprachen übersetzen will. </w:t>
      </w:r>
      <w:r w:rsidR="00FE254C" w:rsidRPr="00887265">
        <w:rPr>
          <w:noProof/>
          <w:sz w:val="14"/>
          <w:szCs w:val="14"/>
        </w:rPr>
        <w:t>[URL=</w:t>
      </w:r>
      <w:r w:rsidRPr="00FE254C">
        <w:rPr>
          <w:noProof/>
          <w:sz w:val="14"/>
          <w:szCs w:val="14"/>
        </w:rPr>
        <w:t>https://github.com/Hardi-St/MobaLedLib_Docu/blob/master/Quelldateien/MobaLedLib%20Startseite.docx</w:t>
      </w:r>
      <w:r w:rsidR="00FE254C" w:rsidRPr="00FE254C">
        <w:rPr>
          <w:noProof/>
          <w:sz w:val="14"/>
          <w:szCs w:val="14"/>
        </w:rPr>
        <w:t>]</w:t>
      </w:r>
      <w:r w:rsidR="00FE254C" w:rsidRPr="00FE254C">
        <w:t xml:space="preserve"> </w:t>
      </w:r>
      <w:r w:rsidR="00FE254C">
        <w:t>Hier findet Ihr die Ausgangsdatei.</w:t>
      </w:r>
      <w:r w:rsidR="00FE254C" w:rsidRPr="00D50013">
        <w:rPr>
          <w:noProof/>
          <w:sz w:val="14"/>
          <w:szCs w:val="14"/>
        </w:rPr>
        <w:t xml:space="preserve"> </w:t>
      </w:r>
      <w:r w:rsidR="00FE254C" w:rsidRPr="00887265">
        <w:rPr>
          <w:noProof/>
          <w:sz w:val="14"/>
          <w:szCs w:val="14"/>
        </w:rPr>
        <w:t>[/URL]</w:t>
      </w:r>
    </w:p>
    <w:p w:rsidR="00171C28" w:rsidRPr="00171C28" w:rsidRDefault="00171C28" w:rsidP="006246F2">
      <w:pPr>
        <w:pStyle w:val="KeinLeerraum"/>
      </w:pPr>
    </w:p>
    <w:p w:rsidR="009C0D45" w:rsidRDefault="00285570" w:rsidP="006246F2">
      <w:pPr>
        <w:pStyle w:val="KeinLeerraum"/>
      </w:pPr>
      <w:r w:rsidRPr="00C77A79">
        <w:rPr>
          <w:noProof/>
          <w:sz w:val="12"/>
          <w:szCs w:val="12"/>
        </w:rPr>
        <w:t>[color=#00</w:t>
      </w:r>
      <w:r w:rsidR="00A4598D">
        <w:rPr>
          <w:noProof/>
          <w:sz w:val="12"/>
          <w:szCs w:val="12"/>
        </w:rPr>
        <w:t>9E47</w:t>
      </w:r>
      <w:r w:rsidRPr="00C77A79">
        <w:rPr>
          <w:noProof/>
          <w:sz w:val="12"/>
          <w:szCs w:val="12"/>
        </w:rPr>
        <w:t>]</w:t>
      </w:r>
      <w:r w:rsidR="00A4598D" w:rsidRPr="00A4598D">
        <w:rPr>
          <w:noProof/>
          <w:sz w:val="12"/>
          <w:szCs w:val="12"/>
        </w:rPr>
        <w:t xml:space="preserve"> [size=1</w:t>
      </w:r>
      <w:r w:rsidR="00A4598D">
        <w:rPr>
          <w:noProof/>
          <w:sz w:val="12"/>
          <w:szCs w:val="12"/>
        </w:rPr>
        <w:t>2</w:t>
      </w:r>
      <w:r w:rsidR="00A4598D" w:rsidRPr="00A4598D">
        <w:rPr>
          <w:noProof/>
          <w:sz w:val="12"/>
          <w:szCs w:val="12"/>
        </w:rPr>
        <w:t>0]</w:t>
      </w:r>
      <w:r w:rsidR="00A4598D" w:rsidRPr="00C77A79">
        <w:rPr>
          <w:noProof/>
          <w:sz w:val="12"/>
          <w:szCs w:val="12"/>
        </w:rPr>
        <w:t xml:space="preserve"> </w:t>
      </w:r>
      <w:r w:rsidRPr="00C77A79">
        <w:rPr>
          <w:noProof/>
          <w:sz w:val="12"/>
          <w:szCs w:val="12"/>
        </w:rPr>
        <w:t>[b]</w:t>
      </w:r>
      <w:r w:rsidR="009C0D45" w:rsidRPr="00A4598D">
        <w:rPr>
          <w:b/>
          <w:bCs/>
          <w:color w:val="009E47"/>
        </w:rPr>
        <w:t>Tipp:</w:t>
      </w:r>
      <w:r w:rsidRPr="00285570">
        <w:rPr>
          <w:noProof/>
          <w:sz w:val="12"/>
          <w:szCs w:val="12"/>
        </w:rPr>
        <w:t xml:space="preserve"> </w:t>
      </w:r>
      <w:r w:rsidR="00A4598D" w:rsidRPr="00A4598D">
        <w:rPr>
          <w:noProof/>
          <w:sz w:val="12"/>
          <w:szCs w:val="12"/>
        </w:rPr>
        <w:t>[</w:t>
      </w:r>
      <w:r w:rsidR="00A4598D">
        <w:rPr>
          <w:noProof/>
          <w:sz w:val="12"/>
          <w:szCs w:val="12"/>
        </w:rPr>
        <w:t>/</w:t>
      </w:r>
      <w:r w:rsidR="00A4598D" w:rsidRPr="00A4598D">
        <w:rPr>
          <w:noProof/>
          <w:sz w:val="12"/>
          <w:szCs w:val="12"/>
        </w:rPr>
        <w:t>size</w:t>
      </w:r>
      <w:r w:rsidR="00A4598D">
        <w:rPr>
          <w:noProof/>
          <w:sz w:val="12"/>
          <w:szCs w:val="12"/>
        </w:rPr>
        <w:t>]</w:t>
      </w:r>
      <w:r w:rsidRPr="00F80868">
        <w:rPr>
          <w:noProof/>
          <w:sz w:val="12"/>
          <w:szCs w:val="12"/>
        </w:rPr>
        <w:t>[/color</w:t>
      </w:r>
      <w:r>
        <w:rPr>
          <w:noProof/>
          <w:sz w:val="12"/>
          <w:szCs w:val="12"/>
        </w:rPr>
        <w:t>]</w:t>
      </w:r>
      <w:r w:rsidRPr="00F80868">
        <w:rPr>
          <w:noProof/>
          <w:sz w:val="12"/>
          <w:szCs w:val="12"/>
        </w:rPr>
        <w:t>[/b]</w:t>
      </w:r>
      <w:r w:rsidR="009C0D45" w:rsidRPr="00285570">
        <w:rPr>
          <w:color w:val="00B050"/>
        </w:rPr>
        <w:t xml:space="preserve"> </w:t>
      </w:r>
      <w:r w:rsidR="009C0D45">
        <w:t xml:space="preserve">Mit </w:t>
      </w:r>
      <w:proofErr w:type="spellStart"/>
      <w:r w:rsidR="009C0D45">
        <w:t>Strg+</w:t>
      </w:r>
      <w:r>
        <w:t>f</w:t>
      </w:r>
      <w:proofErr w:type="spellEnd"/>
      <w:r w:rsidR="009C0D45">
        <w:t xml:space="preserve"> und der Eingabe von „</w:t>
      </w:r>
      <w:r w:rsidR="009C0D45" w:rsidRPr="009C0D45">
        <w:t>Inhaltsverzeichnis</w:t>
      </w:r>
      <w:r w:rsidR="009C0D45">
        <w:t>“ findet Ihr eben dieses.</w:t>
      </w:r>
      <w:r w:rsidR="009C0D45" w:rsidRPr="009C0D45">
        <w:t xml:space="preserve"> </w:t>
      </w:r>
      <w:r w:rsidR="00A24984">
        <w:t>Das funktioniert auch mit „Videos“ oder „Bezugsquellen“.</w:t>
      </w:r>
    </w:p>
    <w:p w:rsidR="00171C28" w:rsidRDefault="00171C28" w:rsidP="006246F2">
      <w:pPr>
        <w:pStyle w:val="KeinLeerraum"/>
      </w:pPr>
    </w:p>
    <w:p w:rsidR="006C13F6" w:rsidRDefault="006C13F6" w:rsidP="006246F2">
      <w:pPr>
        <w:pStyle w:val="KeinLeerraum"/>
      </w:pPr>
    </w:p>
    <w:p w:rsidR="002B259A" w:rsidRDefault="002B259A" w:rsidP="002B259A">
      <w:pPr>
        <w:pStyle w:val="KeinLeerraum"/>
      </w:pPr>
      <w:r>
        <w:t xml:space="preserve">Ursprünglich war die MobaLedLib eine Arduino Bibliothek mit der man LEDs und andere Komponenten über eine Signalleitung steuern kann. Das Projekt war bewusst als Bibliothek und nicht als fertiges Programm gedacht damit man die </w:t>
      </w:r>
      <w:r w:rsidR="0011461F">
        <w:t>m</w:t>
      </w:r>
      <w:r>
        <w:t xml:space="preserve">aximale Flexibilität hat. Ich bin auch davon ausgegangen, dass man sich die Schaltungen dazu selber mit Lochrasterplatinen aufbauen kann. </w:t>
      </w:r>
    </w:p>
    <w:p w:rsidR="002B259A" w:rsidRDefault="002B259A" w:rsidP="002B259A">
      <w:pPr>
        <w:pStyle w:val="KeinLeerraum"/>
      </w:pPr>
    </w:p>
    <w:p w:rsidR="002B259A" w:rsidRDefault="002B259A" w:rsidP="002B259A">
      <w:pPr>
        <w:pStyle w:val="KeinLeerraum"/>
      </w:pPr>
      <w:r>
        <w:t xml:space="preserve">Aber dann </w:t>
      </w:r>
      <w:r w:rsidR="00674F0F">
        <w:t xml:space="preserve">ist der </w:t>
      </w:r>
      <w:r>
        <w:t xml:space="preserve">Kollege </w:t>
      </w:r>
      <w:r w:rsidR="001A44EC">
        <w:t xml:space="preserve">Alf </w:t>
      </w:r>
      <w:r w:rsidR="00674F0F">
        <w:rPr>
          <w:noProof/>
        </w:rPr>
        <w:t xml:space="preserve">([User]aftpriv[/User]) </w:t>
      </w:r>
      <w:r>
        <w:t>mit</w:t>
      </w:r>
      <w:r w:rsidR="001A44EC">
        <w:t xml:space="preserve"> eingestiegen und ha</w:t>
      </w:r>
      <w:r w:rsidR="00674F0F">
        <w:t>t</w:t>
      </w:r>
      <w:r w:rsidR="001A44EC">
        <w:t xml:space="preserve"> mich davon überzeugt, dass man in China sehr günstige Platinen fertigen kann und sich angeboten diese für das Forum zu beschaffen und zum Selbstkostenpreis zu verteilen. </w:t>
      </w:r>
    </w:p>
    <w:p w:rsidR="001A44EC" w:rsidRDefault="00BF03F3" w:rsidP="002B259A">
      <w:pPr>
        <w:pStyle w:val="KeinLeerraum"/>
      </w:pPr>
      <w:r>
        <w:t xml:space="preserve">Darum habe ich die benötigten Platinen für die Ansteuerung der LEDs entwickelt. </w:t>
      </w:r>
      <w:r w:rsidR="001A44EC">
        <w:t>Damit existiert zu der Software jetzt auch eine sehr günstige Hardware. Alf und der im Juni dazu gestoßene Armin</w:t>
      </w:r>
      <w:r w:rsidR="00674F0F">
        <w:t xml:space="preserve"> </w:t>
      </w:r>
      <w:r w:rsidR="00674F0F">
        <w:rPr>
          <w:noProof/>
        </w:rPr>
        <w:t>([User]</w:t>
      </w:r>
      <w:r w:rsidR="00674F0F" w:rsidRPr="00674F0F">
        <w:rPr>
          <w:noProof/>
        </w:rPr>
        <w:t>4fangnix</w:t>
      </w:r>
      <w:r w:rsidR="00674F0F">
        <w:rPr>
          <w:noProof/>
        </w:rPr>
        <w:t>[/User])</w:t>
      </w:r>
      <w:r w:rsidR="001A44EC">
        <w:t xml:space="preserve"> kümmern sich um die Dokumentation der Platinen. </w:t>
      </w:r>
      <w:r w:rsidR="00672A69">
        <w:t xml:space="preserve">Rolf </w:t>
      </w:r>
      <w:r w:rsidR="00672A69">
        <w:rPr>
          <w:noProof/>
        </w:rPr>
        <w:t>([User]rolfha[/User]) kümmert sich um die Dokumentation der LED einbauten in die Häuser.</w:t>
      </w:r>
    </w:p>
    <w:p w:rsidR="001A44EC" w:rsidRDefault="001A44EC" w:rsidP="002B259A">
      <w:pPr>
        <w:pStyle w:val="KeinLeerraum"/>
      </w:pPr>
    </w:p>
    <w:p w:rsidR="001A44EC" w:rsidRPr="00854D6D" w:rsidRDefault="001A44EC" w:rsidP="002B259A">
      <w:pPr>
        <w:pStyle w:val="KeinLeerraum"/>
      </w:pPr>
      <w:r>
        <w:t xml:space="preserve">Auf der Software Seite ist die Unterstützung für das DCC Protokoll und </w:t>
      </w:r>
      <w:r w:rsidR="00BF03F3">
        <w:t>s</w:t>
      </w:r>
      <w:r>
        <w:t>päter die Selectrix Anbindung hinzugekommen. Auch hier haben mir wieder einige Stummis geholfen</w:t>
      </w:r>
      <w:r w:rsidR="00A96C26">
        <w:t>. Vielen Dank.</w:t>
      </w:r>
      <w:r w:rsidR="00235E0F">
        <w:t xml:space="preserve"> </w:t>
      </w:r>
    </w:p>
    <w:p w:rsidR="00235E0F" w:rsidRDefault="00235E0F" w:rsidP="006246F2">
      <w:pPr>
        <w:pStyle w:val="KeinLeerraum"/>
      </w:pPr>
    </w:p>
    <w:p w:rsidR="00C45211" w:rsidRDefault="00235E0F" w:rsidP="006246F2">
      <w:pPr>
        <w:pStyle w:val="KeinLeerraum"/>
      </w:pPr>
      <w:r>
        <w:t xml:space="preserve">Ganz neu ist das </w:t>
      </w:r>
      <w:r w:rsidR="002E3CBC">
        <w:rPr>
          <w:noProof/>
        </w:rPr>
        <w:t>„</w:t>
      </w:r>
      <w:r>
        <w:rPr>
          <w:noProof/>
        </w:rPr>
        <w:t>Prog_Generator</w:t>
      </w:r>
      <w:r w:rsidR="002E3CBC">
        <w:rPr>
          <w:noProof/>
        </w:rPr>
        <w:t>“</w:t>
      </w:r>
      <w:r>
        <w:t xml:space="preserve"> Programm. Damit kann man die MobaLedLib ganz </w:t>
      </w:r>
      <w:r w:rsidR="002E3CBC" w:rsidRPr="002E3CBC">
        <w:rPr>
          <w:sz w:val="14"/>
          <w:szCs w:val="14"/>
        </w:rPr>
        <w:t>[b]</w:t>
      </w:r>
      <w:r w:rsidRPr="002E3CBC">
        <w:rPr>
          <w:b/>
          <w:bCs/>
        </w:rPr>
        <w:t>ohne Programmierung</w:t>
      </w:r>
      <w:r w:rsidR="002E3CBC" w:rsidRPr="002E3CBC">
        <w:rPr>
          <w:sz w:val="14"/>
          <w:szCs w:val="14"/>
        </w:rPr>
        <w:t>[</w:t>
      </w:r>
      <w:r w:rsidR="00750AA0">
        <w:rPr>
          <w:sz w:val="14"/>
          <w:szCs w:val="14"/>
        </w:rPr>
        <w:t>/</w:t>
      </w:r>
      <w:r w:rsidR="002E3CBC" w:rsidRPr="002E3CBC">
        <w:rPr>
          <w:sz w:val="14"/>
          <w:szCs w:val="14"/>
        </w:rPr>
        <w:t>b]</w:t>
      </w:r>
      <w:r w:rsidR="002E3CBC">
        <w:rPr>
          <w:sz w:val="14"/>
          <w:szCs w:val="14"/>
        </w:rPr>
        <w:t xml:space="preserve"> </w:t>
      </w:r>
      <w:r>
        <w:t xml:space="preserve">nutzen. Man füllt nur eine Excel Tabelle aus und schickt die Konfiguration zum Arduino. </w:t>
      </w:r>
    </w:p>
    <w:p w:rsidR="002C429B" w:rsidRDefault="002C429B" w:rsidP="006246F2">
      <w:pPr>
        <w:pStyle w:val="KeinLeerraum"/>
      </w:pPr>
    </w:p>
    <w:p w:rsidR="0011461F" w:rsidRDefault="00FA7C1D" w:rsidP="006246F2">
      <w:pPr>
        <w:pStyle w:val="KeinLeerraum"/>
      </w:pPr>
      <w:r w:rsidRPr="00C77A79">
        <w:rPr>
          <w:noProof/>
          <w:sz w:val="12"/>
          <w:szCs w:val="12"/>
        </w:rPr>
        <w:t>[color=#0000FF][b]</w:t>
      </w:r>
      <w:r w:rsidR="0011461F" w:rsidRPr="00F80868">
        <w:rPr>
          <w:b/>
          <w:bCs/>
          <w:color w:val="0000FF"/>
        </w:rPr>
        <w:t>In diesem Thread geht es um:</w:t>
      </w:r>
      <w:r w:rsidR="00F80868" w:rsidRPr="00F80868">
        <w:rPr>
          <w:noProof/>
          <w:color w:val="0000FF"/>
          <w:sz w:val="12"/>
          <w:szCs w:val="12"/>
        </w:rPr>
        <w:t xml:space="preserve"> </w:t>
      </w:r>
      <w:r w:rsidR="00F80868" w:rsidRPr="00F80868">
        <w:rPr>
          <w:noProof/>
          <w:sz w:val="12"/>
          <w:szCs w:val="12"/>
        </w:rPr>
        <w:t>[/color][/b]</w:t>
      </w:r>
    </w:p>
    <w:p w:rsidR="00906313" w:rsidRDefault="00906313" w:rsidP="00906313">
      <w:pPr>
        <w:pStyle w:val="KeinLeerraum"/>
        <w:rPr>
          <w:noProof/>
        </w:rPr>
      </w:pPr>
      <w:r>
        <w:rPr>
          <w:noProof/>
        </w:rPr>
        <w:t xml:space="preserve"> </w:t>
      </w:r>
      <w:r w:rsidR="002C429B">
        <w:rPr>
          <w:noProof/>
        </w:rPr>
        <w:t>[B]</w:t>
      </w:r>
      <w:r>
        <w:rPr>
          <w:noProof/>
        </w:rPr>
        <w:t>[list]</w:t>
      </w:r>
    </w:p>
    <w:p w:rsidR="00906313" w:rsidRDefault="0011461F" w:rsidP="006246F2">
      <w:pPr>
        <w:pStyle w:val="KeinLeerraum"/>
      </w:pPr>
      <w:bookmarkStart w:id="0" w:name="_Hlk21120841"/>
      <w:r>
        <w:t>[</w:t>
      </w:r>
      <w:bookmarkEnd w:id="0"/>
      <w:r w:rsidR="00906313">
        <w:t>*</w:t>
      </w:r>
      <w:r>
        <w:t>]</w:t>
      </w:r>
      <w:r w:rsidR="00906313">
        <w:t xml:space="preserve"> Bibliothek zur Ansteuerung von vielen LEDs</w:t>
      </w:r>
    </w:p>
    <w:p w:rsidR="00906313" w:rsidRDefault="0011461F" w:rsidP="006246F2">
      <w:pPr>
        <w:pStyle w:val="KeinLeerraum"/>
      </w:pPr>
      <w:r>
        <w:lastRenderedPageBreak/>
        <w:t>[</w:t>
      </w:r>
      <w:r w:rsidR="00906313">
        <w:t>*</w:t>
      </w:r>
      <w:r>
        <w:t>]</w:t>
      </w:r>
      <w:r w:rsidR="00906313">
        <w:t xml:space="preserve"> </w:t>
      </w:r>
      <w:r w:rsidR="009B3266">
        <w:t xml:space="preserve">frei verfügbare </w:t>
      </w:r>
      <w:r w:rsidR="00906313">
        <w:t>Platinen zum Selbstbau</w:t>
      </w:r>
    </w:p>
    <w:p w:rsidR="00906313" w:rsidRDefault="0011461F" w:rsidP="006246F2">
      <w:pPr>
        <w:pStyle w:val="KeinLeerraum"/>
      </w:pPr>
      <w:r>
        <w:t>[</w:t>
      </w:r>
      <w:r w:rsidR="00906313">
        <w:t>*</w:t>
      </w:r>
      <w:r>
        <w:t>]</w:t>
      </w:r>
      <w:r w:rsidR="00906313">
        <w:t xml:space="preserve"> Ansteuerung über DCC, CAN und Selectrix</w:t>
      </w:r>
    </w:p>
    <w:p w:rsidR="00906313" w:rsidRDefault="0011461F" w:rsidP="006246F2">
      <w:pPr>
        <w:pStyle w:val="KeinLeerraum"/>
      </w:pPr>
      <w:r>
        <w:t>[</w:t>
      </w:r>
      <w:r w:rsidR="00906313">
        <w:t>*</w:t>
      </w:r>
      <w:r>
        <w:t>]</w:t>
      </w:r>
      <w:r w:rsidR="00906313">
        <w:t xml:space="preserve"> Windows Oberfläche zur Konfiguration</w:t>
      </w:r>
    </w:p>
    <w:p w:rsidR="00906313" w:rsidRDefault="0011461F" w:rsidP="006246F2">
      <w:pPr>
        <w:pStyle w:val="KeinLeerraum"/>
      </w:pPr>
      <w:r>
        <w:t>[</w:t>
      </w:r>
      <w:r w:rsidR="00906313">
        <w:t>*</w:t>
      </w:r>
      <w:r>
        <w:t>]</w:t>
      </w:r>
      <w:r w:rsidR="00906313">
        <w:t xml:space="preserve"> </w:t>
      </w:r>
      <w:r w:rsidR="002E3CBC">
        <w:t>ein gemeinsames Projekt mit v</w:t>
      </w:r>
      <w:r w:rsidR="00906313">
        <w:t>iele</w:t>
      </w:r>
      <w:r w:rsidR="004E6FDE">
        <w:t>n</w:t>
      </w:r>
      <w:r w:rsidR="00906313">
        <w:t xml:space="preserve"> freiwillige</w:t>
      </w:r>
      <w:r w:rsidR="004E6FDE">
        <w:t>n</w:t>
      </w:r>
      <w:r w:rsidR="00906313">
        <w:t xml:space="preserve"> Helfer</w:t>
      </w:r>
      <w:r w:rsidR="004E6FDE">
        <w:t>n</w:t>
      </w:r>
    </w:p>
    <w:p w:rsidR="00906313" w:rsidRPr="00EE5B5E" w:rsidRDefault="00906313" w:rsidP="006246F2">
      <w:pPr>
        <w:pStyle w:val="KeinLeerraum"/>
        <w:rPr>
          <w:noProof/>
          <w:lang w:val="en-US"/>
        </w:rPr>
      </w:pPr>
      <w:r w:rsidRPr="00EE5B5E">
        <w:rPr>
          <w:noProof/>
          <w:lang w:val="en-US"/>
        </w:rPr>
        <w:t>[/List]</w:t>
      </w:r>
      <w:r w:rsidR="002C429B" w:rsidRPr="00EE5B5E">
        <w:rPr>
          <w:noProof/>
          <w:lang w:val="en-US"/>
        </w:rPr>
        <w:t>[/B]</w:t>
      </w:r>
    </w:p>
    <w:p w:rsidR="00735223" w:rsidRPr="00FA7C1D" w:rsidRDefault="00735223" w:rsidP="006246F2">
      <w:pPr>
        <w:pStyle w:val="KeinLeerraum"/>
        <w:rPr>
          <w:lang w:val="en-US"/>
        </w:rPr>
      </w:pPr>
    </w:p>
    <w:p w:rsidR="004341C5" w:rsidRPr="00F80868" w:rsidRDefault="003E3D73" w:rsidP="006246F2">
      <w:pPr>
        <w:pStyle w:val="KeinLeerraum"/>
        <w:rPr>
          <w:b/>
          <w:bCs/>
          <w:lang w:val="en-US"/>
        </w:rPr>
      </w:pPr>
      <w:r w:rsidRPr="00FA7C1D">
        <w:rPr>
          <w:noProof/>
          <w:sz w:val="12"/>
          <w:szCs w:val="12"/>
          <w:lang w:val="en-US"/>
        </w:rPr>
        <w:t xml:space="preserve"> </w:t>
      </w:r>
      <w:r w:rsidR="00FA7C1D" w:rsidRPr="00FA7C1D">
        <w:rPr>
          <w:noProof/>
          <w:sz w:val="12"/>
          <w:szCs w:val="12"/>
          <w:lang w:val="en-US"/>
        </w:rPr>
        <w:t>[color=#0000FF]</w:t>
      </w:r>
      <w:r w:rsidRPr="00FA7C1D">
        <w:rPr>
          <w:noProof/>
          <w:sz w:val="12"/>
          <w:szCs w:val="12"/>
          <w:lang w:val="en-US"/>
        </w:rPr>
        <w:t xml:space="preserve">[size=120] </w:t>
      </w:r>
      <w:r w:rsidR="00FA7C1D" w:rsidRPr="00FA7C1D">
        <w:rPr>
          <w:noProof/>
          <w:sz w:val="12"/>
          <w:szCs w:val="12"/>
          <w:lang w:val="en-US"/>
        </w:rPr>
        <w:t>[b]</w:t>
      </w:r>
      <w:r w:rsidR="004341C5" w:rsidRPr="00E45298">
        <w:rPr>
          <w:b/>
          <w:bCs/>
          <w:color w:val="0000FF"/>
          <w:sz w:val="28"/>
          <w:szCs w:val="28"/>
          <w:lang w:val="en-US"/>
        </w:rPr>
        <w:t>LEDs:</w:t>
      </w:r>
      <w:r w:rsidR="00F80868" w:rsidRPr="00F80868">
        <w:rPr>
          <w:noProof/>
          <w:sz w:val="12"/>
          <w:szCs w:val="12"/>
          <w:lang w:val="en-US"/>
        </w:rPr>
        <w:t xml:space="preserve"> [/color]</w:t>
      </w:r>
      <w:r w:rsidRPr="00FA7C1D">
        <w:rPr>
          <w:noProof/>
          <w:sz w:val="12"/>
          <w:szCs w:val="12"/>
          <w:lang w:val="en-US"/>
        </w:rPr>
        <w:t>[</w:t>
      </w:r>
      <w:r>
        <w:rPr>
          <w:noProof/>
          <w:sz w:val="12"/>
          <w:szCs w:val="12"/>
          <w:lang w:val="en-US"/>
        </w:rPr>
        <w:t>/</w:t>
      </w:r>
      <w:r w:rsidRPr="00FA7C1D">
        <w:rPr>
          <w:noProof/>
          <w:sz w:val="12"/>
          <w:szCs w:val="12"/>
          <w:lang w:val="en-US"/>
        </w:rPr>
        <w:t>size</w:t>
      </w:r>
      <w:r w:rsidR="007F0801">
        <w:rPr>
          <w:noProof/>
          <w:sz w:val="12"/>
          <w:szCs w:val="12"/>
          <w:lang w:val="en-US"/>
        </w:rPr>
        <w:t>]</w:t>
      </w:r>
      <w:r w:rsidR="00F80868" w:rsidRPr="00F80868">
        <w:rPr>
          <w:noProof/>
          <w:sz w:val="12"/>
          <w:szCs w:val="12"/>
          <w:lang w:val="en-US"/>
        </w:rPr>
        <w:t>[/b]</w:t>
      </w:r>
    </w:p>
    <w:p w:rsidR="00735223" w:rsidRDefault="00735223" w:rsidP="006246F2">
      <w:pPr>
        <w:pStyle w:val="KeinLeerraum"/>
      </w:pPr>
      <w:r>
        <w:t>Mit der MobaLedLib</w:t>
      </w:r>
      <w:r w:rsidR="0047347A">
        <w:t xml:space="preserve"> </w:t>
      </w:r>
      <w:r w:rsidR="00965697">
        <w:t xml:space="preserve">können bis zu 256 RGB LEDs oder </w:t>
      </w:r>
      <w:r w:rsidR="00965697" w:rsidRPr="00965697">
        <w:t>768</w:t>
      </w:r>
      <w:r w:rsidR="00965697">
        <w:t xml:space="preserve"> einzelne LEDs angesteuert werden. Dazu wird nur eine einzige Datenleitung zum Arduino benötigt. Das ist durch die Verwendung von WS2812 LEDs oder WS2811 Chips möglich. Da diese Bauteile extrem günstig sind (8 /12 Cent) kann man damit sehr viele verschiedene Beleuchtungen für ganz kleines Geld auf der Modelleisenbahn realisieren. </w:t>
      </w:r>
    </w:p>
    <w:p w:rsidR="0011461F" w:rsidRDefault="0011461F" w:rsidP="006246F2">
      <w:pPr>
        <w:pStyle w:val="KeinLeerraum"/>
      </w:pPr>
    </w:p>
    <w:p w:rsidR="0011461F" w:rsidRDefault="00FA7C1D" w:rsidP="006246F2">
      <w:pPr>
        <w:pStyle w:val="KeinLeerraum"/>
        <w:rPr>
          <w:sz w:val="14"/>
          <w:szCs w:val="14"/>
        </w:rPr>
      </w:pPr>
      <w:r w:rsidRPr="00F80868">
        <w:rPr>
          <w:sz w:val="14"/>
          <w:szCs w:val="14"/>
        </w:rPr>
        <w:t>[b]</w:t>
      </w:r>
      <w:r w:rsidR="0011461F" w:rsidRPr="00FA7C1D">
        <w:rPr>
          <w:b/>
          <w:bCs/>
        </w:rPr>
        <w:t>Die Hauptakteure des Projekts:</w:t>
      </w:r>
      <w:r>
        <w:t xml:space="preserve"> </w:t>
      </w:r>
      <w:r w:rsidRPr="00F80868">
        <w:rPr>
          <w:sz w:val="14"/>
          <w:szCs w:val="14"/>
        </w:rPr>
        <w:t>[/b]</w:t>
      </w:r>
    </w:p>
    <w:p w:rsidR="005D3258" w:rsidRDefault="005D3258" w:rsidP="006246F2">
      <w:pPr>
        <w:pStyle w:val="KeinLeerraum"/>
        <w:rPr>
          <w:noProof/>
        </w:rPr>
      </w:pPr>
      <w:r w:rsidRPr="005D3258">
        <w:rPr>
          <w:noProof/>
        </w:rPr>
        <w:t>[url=https://abload.de/image.php?img=01_ws2812undws2811sxkp5.png][img]https://abload.de/img/01_ws2812undws2811sxkp5.png[/img][/url]</w:t>
      </w:r>
    </w:p>
    <w:p w:rsidR="00E146CA" w:rsidRDefault="00133F62" w:rsidP="006246F2">
      <w:pPr>
        <w:pStyle w:val="KeinLeerraum"/>
      </w:pPr>
      <w:r>
        <w:rPr>
          <w:noProof/>
        </w:rPr>
        <w:drawing>
          <wp:inline distT="0" distB="0" distL="0" distR="0" wp14:anchorId="073C4789" wp14:editId="0EDFB716">
            <wp:extent cx="1797268" cy="97971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1846810" cy="1006720"/>
                    </a:xfrm>
                    <a:prstGeom prst="rect">
                      <a:avLst/>
                    </a:prstGeom>
                  </pic:spPr>
                </pic:pic>
              </a:graphicData>
            </a:graphic>
          </wp:inline>
        </w:drawing>
      </w:r>
      <w:r w:rsidR="0011461F">
        <w:t>Links eine RGB LED</w:t>
      </w:r>
      <w:r w:rsidR="002E3CBC">
        <w:t xml:space="preserve"> (8 Cent)</w:t>
      </w:r>
      <w:r w:rsidR="0011461F">
        <w:t>, Rechts ein Modul zum Ansteuern von 3 „normalen“ LEDs</w:t>
      </w:r>
      <w:r w:rsidR="002E3CBC">
        <w:t xml:space="preserve"> (12 Cent)</w:t>
      </w:r>
      <w:r w:rsidR="00BF03F3">
        <w:t>.</w:t>
      </w:r>
      <w:r w:rsidR="00404230">
        <w:t xml:space="preserve"> </w:t>
      </w:r>
      <w:r w:rsidR="00E146CA">
        <w:t>Beide sind nur 10 mm breit.</w:t>
      </w:r>
    </w:p>
    <w:p w:rsidR="00DB48E4" w:rsidRDefault="00DB48E4" w:rsidP="006246F2">
      <w:pPr>
        <w:pStyle w:val="KeinLeerraum"/>
      </w:pPr>
    </w:p>
    <w:p w:rsidR="00BF03F3" w:rsidRDefault="00404230" w:rsidP="006246F2">
      <w:pPr>
        <w:pStyle w:val="KeinLeerraum"/>
      </w:pPr>
      <w:r>
        <w:t xml:space="preserve">In der LED Links ist die verkleinerte Version des Chips rechts integriert. Dieser Chip empfängt die Helligkeitswerte dreier LEDs über eine Datenleitung. Weitere auf der Datenleitung gesendete Helligkeiten reicht er über seinen Ausgang an den nächsten Baustein weiter. Dieser liest wieder drei Datenpakete und reicht die Folgenden weiter. Die weitergereichten Daten werden im Chip neu generiert. Dadurch werden eventuelle Störungen herausgefiltert bevor sie sich aufsummieren können. Auf diese Weise können sehr viele LEDs über eine einzige Datenleitung adressiert werden. </w:t>
      </w:r>
      <w:r w:rsidR="00D0319B">
        <w:t>Die Datenleitung wird wie in einer Kette von einer LED zur nächsten weitergeleitet</w:t>
      </w:r>
      <w:r w:rsidR="00887265">
        <w:t xml:space="preserve"> (Siehe </w:t>
      </w:r>
      <w:r w:rsidR="00887265" w:rsidRPr="00887265">
        <w:rPr>
          <w:noProof/>
          <w:sz w:val="14"/>
          <w:szCs w:val="14"/>
        </w:rPr>
        <w:t>[URL=https://www.stummiforum.de/viewtopic.php?f=7&amp;t=165060&amp;sd=a&amp;start=39]</w:t>
      </w:r>
      <w:r w:rsidR="00887265" w:rsidRPr="00887265">
        <w:rPr>
          <w:noProof/>
          <w:color w:val="00B0F0"/>
          <w:u w:val="single"/>
        </w:rPr>
        <w:t>Funktionsweise WS281x LEDs (#40)</w:t>
      </w:r>
      <w:r w:rsidR="00887265" w:rsidRPr="00887265">
        <w:rPr>
          <w:noProof/>
        </w:rPr>
        <w:t xml:space="preserve"> </w:t>
      </w:r>
      <w:r w:rsidR="00887265" w:rsidRPr="00887265">
        <w:rPr>
          <w:noProof/>
          <w:sz w:val="14"/>
          <w:szCs w:val="14"/>
        </w:rPr>
        <w:t>[/URL]</w:t>
      </w:r>
      <w:r w:rsidR="00887265">
        <w:t>)</w:t>
      </w:r>
      <w:r w:rsidR="00FC1352">
        <w:t>.</w:t>
      </w:r>
      <w:r w:rsidR="009144B6">
        <w:t xml:space="preserve"> Am Ende des Artikels findet man Bezugsquellen für die Teile.</w:t>
      </w:r>
    </w:p>
    <w:p w:rsidR="00247097" w:rsidRDefault="00247097" w:rsidP="006246F2">
      <w:pPr>
        <w:pStyle w:val="KeinLeerraum"/>
      </w:pPr>
    </w:p>
    <w:p w:rsidR="00BF03F3" w:rsidRDefault="00965697" w:rsidP="006246F2">
      <w:pPr>
        <w:pStyle w:val="KeinLeerraum"/>
      </w:pPr>
      <w:r>
        <w:t xml:space="preserve">Die populärste Anwendung </w:t>
      </w:r>
      <w:r w:rsidR="00BF03F3">
        <w:t xml:space="preserve">der MobaLedLib </w:t>
      </w:r>
      <w:r>
        <w:t xml:space="preserve">ist das </w:t>
      </w:r>
      <w:r w:rsidR="007F2F89" w:rsidRPr="007F2F89">
        <w:rPr>
          <w:noProof/>
          <w:sz w:val="14"/>
          <w:szCs w:val="14"/>
        </w:rPr>
        <w:t>[b]</w:t>
      </w:r>
      <w:r w:rsidR="00E146CA" w:rsidRPr="00E146CA">
        <w:rPr>
          <w:noProof/>
          <w:sz w:val="12"/>
          <w:szCs w:val="12"/>
        </w:rPr>
        <w:t>[color=#0000FF]</w:t>
      </w:r>
      <w:r w:rsidRPr="007F2F89">
        <w:rPr>
          <w:b/>
          <w:bCs/>
          <w:noProof/>
        </w:rPr>
        <w:t>„</w:t>
      </w:r>
      <w:r w:rsidR="00247097" w:rsidRPr="007F2F89">
        <w:rPr>
          <w:b/>
          <w:bCs/>
          <w:noProof/>
        </w:rPr>
        <w:t>b</w:t>
      </w:r>
      <w:r w:rsidRPr="007F2F89">
        <w:rPr>
          <w:b/>
          <w:bCs/>
          <w:noProof/>
        </w:rPr>
        <w:t>elebte“ Haus</w:t>
      </w:r>
      <w:r w:rsidR="007F2F89" w:rsidRPr="00E146CA">
        <w:rPr>
          <w:noProof/>
          <w:sz w:val="12"/>
          <w:szCs w:val="12"/>
        </w:rPr>
        <w:t>[/b]</w:t>
      </w:r>
      <w:r w:rsidR="00E146CA" w:rsidRPr="00E146CA">
        <w:rPr>
          <w:noProof/>
          <w:sz w:val="10"/>
          <w:szCs w:val="10"/>
        </w:rPr>
        <w:t xml:space="preserve"> [/color]</w:t>
      </w:r>
      <w:r>
        <w:t>. Mit den LEDs kann man jedes Zimmer einzeln beleuchten und zufällig Ein- und Ausschalten. Aber das ist noch nicht alles. Durch die Verwendung von RGB LEDs kann man jede beliebige</w:t>
      </w:r>
      <w:r w:rsidR="003D4625">
        <w:t xml:space="preserve"> Lichtfarbe </w:t>
      </w:r>
      <w:r w:rsidR="00247097">
        <w:t xml:space="preserve">und Helligkeit erzeugen. Zusätzlich kann man Effekte wie </w:t>
      </w:r>
      <w:r w:rsidR="007F2F89" w:rsidRPr="007F2F89">
        <w:rPr>
          <w:sz w:val="14"/>
          <w:szCs w:val="14"/>
        </w:rPr>
        <w:t>[b]</w:t>
      </w:r>
      <w:r w:rsidR="00247097" w:rsidRPr="007F2F89">
        <w:rPr>
          <w:b/>
          <w:bCs/>
        </w:rPr>
        <w:t>Fernseher</w:t>
      </w:r>
      <w:r w:rsidR="00247097">
        <w:t xml:space="preserve">, </w:t>
      </w:r>
      <w:r w:rsidR="00247097" w:rsidRPr="007F2F89">
        <w:rPr>
          <w:b/>
          <w:bCs/>
        </w:rPr>
        <w:t>offene Kamine</w:t>
      </w:r>
      <w:r w:rsidR="007F2F89" w:rsidRPr="007F2F89">
        <w:rPr>
          <w:sz w:val="14"/>
          <w:szCs w:val="14"/>
        </w:rPr>
        <w:t>[</w:t>
      </w:r>
      <w:r w:rsidR="007F2F89">
        <w:rPr>
          <w:sz w:val="14"/>
          <w:szCs w:val="14"/>
        </w:rPr>
        <w:t>/</w:t>
      </w:r>
      <w:r w:rsidR="007F2F89" w:rsidRPr="007F2F89">
        <w:rPr>
          <w:sz w:val="14"/>
          <w:szCs w:val="14"/>
        </w:rPr>
        <w:t>b]</w:t>
      </w:r>
      <w:r w:rsidR="00247097">
        <w:t xml:space="preserve"> und besondere Lichter wie </w:t>
      </w:r>
      <w:r w:rsidR="007F2F89" w:rsidRPr="007F2F89">
        <w:rPr>
          <w:sz w:val="14"/>
          <w:szCs w:val="14"/>
        </w:rPr>
        <w:t>[b]</w:t>
      </w:r>
      <w:r w:rsidR="00247097" w:rsidRPr="007F2F89">
        <w:rPr>
          <w:b/>
          <w:bCs/>
        </w:rPr>
        <w:t>Neonlampen</w:t>
      </w:r>
      <w:r w:rsidR="007F2F89" w:rsidRPr="007F2F89">
        <w:rPr>
          <w:sz w:val="14"/>
          <w:szCs w:val="14"/>
        </w:rPr>
        <w:t>[</w:t>
      </w:r>
      <w:r w:rsidR="007F2F89">
        <w:rPr>
          <w:sz w:val="14"/>
          <w:szCs w:val="14"/>
        </w:rPr>
        <w:t>/</w:t>
      </w:r>
      <w:r w:rsidR="007F2F89" w:rsidRPr="007F2F89">
        <w:rPr>
          <w:sz w:val="14"/>
          <w:szCs w:val="14"/>
        </w:rPr>
        <w:t>b]</w:t>
      </w:r>
      <w:r w:rsidR="00247097">
        <w:t xml:space="preserve"> simulieren. </w:t>
      </w:r>
    </w:p>
    <w:p w:rsidR="009144B6" w:rsidRDefault="00247097" w:rsidP="006246F2">
      <w:pPr>
        <w:pStyle w:val="KeinLeerraum"/>
      </w:pPr>
      <w:r>
        <w:t xml:space="preserve">In einem Haus können sehr viele Lichter eingesetzt werden und trotzdem wird das ganze Haus lediglich über ein vierpoliges Kabel angeschlossen </w:t>
      </w:r>
      <w:r w:rsidR="00FC1352" w:rsidRPr="00FC1352">
        <w:t xml:space="preserve">(Siehe </w:t>
      </w:r>
      <w:r w:rsidR="00FC1352" w:rsidRPr="000D17CC">
        <w:rPr>
          <w:noProof/>
          <w:sz w:val="14"/>
          <w:szCs w:val="14"/>
        </w:rPr>
        <w:t>[URL=https://www.stummiforum.de/viewtopic.php?f=7&amp;t=165060&amp;sd=a&amp;start=25]</w:t>
      </w:r>
      <w:r w:rsidR="00FC1352" w:rsidRPr="000D17CC">
        <w:rPr>
          <w:noProof/>
          <w:color w:val="00B0F0"/>
          <w:u w:val="single"/>
        </w:rPr>
        <w:t>Video: Belebtes Haus (#26)</w:t>
      </w:r>
      <w:r w:rsidR="00FC1352">
        <w:rPr>
          <w:noProof/>
        </w:rPr>
        <w:t xml:space="preserve"> </w:t>
      </w:r>
      <w:r w:rsidR="00FC1352" w:rsidRPr="000D17CC">
        <w:rPr>
          <w:noProof/>
          <w:sz w:val="14"/>
          <w:szCs w:val="14"/>
        </w:rPr>
        <w:t>[/URL]</w:t>
      </w:r>
      <w:r w:rsidR="00FC1352">
        <w:t>).</w:t>
      </w:r>
      <w:r w:rsidR="009144B6">
        <w:t xml:space="preserve"> </w:t>
      </w:r>
    </w:p>
    <w:p w:rsidR="00965697" w:rsidRPr="00FC1352" w:rsidRDefault="009144B6" w:rsidP="006246F2">
      <w:pPr>
        <w:pStyle w:val="KeinLeerraum"/>
        <w:rPr>
          <w:noProof/>
        </w:rPr>
      </w:pPr>
      <w:r>
        <w:t xml:space="preserve">Wenn man 6 RRB LEDs pro Haus verwendet, dann können 42 Häuser mit </w:t>
      </w:r>
      <w:r w:rsidR="00E146CA">
        <w:t>[b]</w:t>
      </w:r>
      <w:r>
        <w:t>einem</w:t>
      </w:r>
      <w:r w:rsidR="00E146CA">
        <w:t>[/b]</w:t>
      </w:r>
      <w:r>
        <w:t xml:space="preserve"> Arduino „belebt“ werden.</w:t>
      </w:r>
    </w:p>
    <w:p w:rsidR="00247097" w:rsidRPr="00FC1352" w:rsidRDefault="00247097" w:rsidP="006246F2">
      <w:pPr>
        <w:pStyle w:val="KeinLeerraum"/>
      </w:pPr>
    </w:p>
    <w:p w:rsidR="00247097" w:rsidRPr="00461AD2" w:rsidRDefault="00FA7C1D" w:rsidP="006246F2">
      <w:pPr>
        <w:pStyle w:val="KeinLeerraum"/>
        <w:rPr>
          <w:b/>
          <w:bCs/>
          <w:sz w:val="24"/>
          <w:szCs w:val="24"/>
        </w:rPr>
      </w:pPr>
      <w:r w:rsidRPr="00461AD2">
        <w:rPr>
          <w:noProof/>
          <w:sz w:val="12"/>
          <w:szCs w:val="12"/>
        </w:rPr>
        <w:t>[color=#0000FF]</w:t>
      </w:r>
      <w:r w:rsidR="003E3D73" w:rsidRPr="00461AD2">
        <w:rPr>
          <w:noProof/>
          <w:sz w:val="12"/>
          <w:szCs w:val="12"/>
        </w:rPr>
        <w:t>[size=120]</w:t>
      </w:r>
      <w:r w:rsidRPr="00461AD2">
        <w:rPr>
          <w:noProof/>
          <w:sz w:val="12"/>
          <w:szCs w:val="12"/>
        </w:rPr>
        <w:t>[b]</w:t>
      </w:r>
      <w:r w:rsidR="004748E9" w:rsidRPr="00E45298">
        <w:rPr>
          <w:b/>
          <w:bCs/>
          <w:color w:val="0000FF"/>
          <w:sz w:val="28"/>
          <w:szCs w:val="28"/>
        </w:rPr>
        <w:t>Die Verkabelung</w:t>
      </w:r>
      <w:r w:rsidR="00E3747D" w:rsidRPr="00E45298">
        <w:rPr>
          <w:b/>
          <w:bCs/>
          <w:color w:val="0000FF"/>
          <w:sz w:val="28"/>
          <w:szCs w:val="28"/>
        </w:rPr>
        <w:t>:</w:t>
      </w:r>
      <w:r w:rsidR="004748E9" w:rsidRPr="00461AD2">
        <w:rPr>
          <w:b/>
          <w:bCs/>
          <w:sz w:val="24"/>
          <w:szCs w:val="24"/>
        </w:rPr>
        <w:t xml:space="preserve"> </w:t>
      </w:r>
      <w:r w:rsidR="00404230" w:rsidRPr="00461AD2">
        <w:rPr>
          <w:noProof/>
          <w:sz w:val="12"/>
          <w:szCs w:val="12"/>
        </w:rPr>
        <w:t>[/color]</w:t>
      </w:r>
      <w:r w:rsidR="003E3D73" w:rsidRPr="00461AD2">
        <w:rPr>
          <w:noProof/>
          <w:sz w:val="12"/>
          <w:szCs w:val="12"/>
        </w:rPr>
        <w:t>[/size]</w:t>
      </w:r>
      <w:r w:rsidR="00404230" w:rsidRPr="00461AD2">
        <w:rPr>
          <w:noProof/>
          <w:sz w:val="12"/>
          <w:szCs w:val="12"/>
        </w:rPr>
        <w:t>[/b]</w:t>
      </w:r>
    </w:p>
    <w:p w:rsidR="00097552" w:rsidRDefault="00C26652" w:rsidP="006246F2">
      <w:pPr>
        <w:pStyle w:val="KeinLeerraum"/>
      </w:pPr>
      <w:r>
        <w:t xml:space="preserve">Die zweite Besonderheit der MobaLedLib ist die Verdrahtung über ein </w:t>
      </w:r>
      <w:r w:rsidR="002E3CBC">
        <w:t xml:space="preserve">vier </w:t>
      </w:r>
      <w:r>
        <w:t xml:space="preserve">poliges Kabel in Kombination mit den Verteilerplatinen. Diese Verteilerplatinen können ähnlich wie </w:t>
      </w:r>
      <w:r w:rsidR="00D0319B">
        <w:t xml:space="preserve">230V </w:t>
      </w:r>
      <w:r>
        <w:t xml:space="preserve">Vielfachsteckdosen eingesetzt werden. Man steckt die Lichter einfach in einen freien Steckplatz ein. Wenn die Anschlüsse nicht ausreichen </w:t>
      </w:r>
      <w:r w:rsidR="00E3747D">
        <w:t>s</w:t>
      </w:r>
      <w:r w:rsidR="002E3CBC">
        <w:t>etzt</w:t>
      </w:r>
      <w:r w:rsidR="00E3747D">
        <w:t xml:space="preserve"> man eine weitere Verteilerplatine ein</w:t>
      </w:r>
      <w:r w:rsidR="00097552">
        <w:t>.</w:t>
      </w:r>
      <w:r w:rsidR="00D0319B">
        <w:t xml:space="preserve"> </w:t>
      </w:r>
    </w:p>
    <w:p w:rsidR="00D0319B" w:rsidRDefault="00D0319B" w:rsidP="006246F2">
      <w:pPr>
        <w:pStyle w:val="KeinLeerraum"/>
      </w:pPr>
      <w:r>
        <w:t xml:space="preserve">Der Trick dabei ist, dass der Ausgang der letzten LED einer Gruppe (z.B. eines Hauses) wieder zurück auf den Stecker geführt wird. In der Verteilerplatine wird der Ausgang einer „Steckdose“ auf den Eingang der nächsten Steckdose geführt. Dadurch kann man </w:t>
      </w:r>
      <w:r w:rsidR="00943D4D">
        <w:t>aus der linearen Struktur</w:t>
      </w:r>
      <w:r>
        <w:t xml:space="preserve"> der LEDs </w:t>
      </w:r>
      <w:r w:rsidR="00943D4D">
        <w:t xml:space="preserve">wie </w:t>
      </w:r>
      <w:r w:rsidR="00943D4D">
        <w:lastRenderedPageBreak/>
        <w:t xml:space="preserve">man sie aus den LED Stripes kennt </w:t>
      </w:r>
      <w:r>
        <w:t xml:space="preserve">eine </w:t>
      </w:r>
      <w:r w:rsidR="00943D4D">
        <w:t xml:space="preserve">sternförmige </w:t>
      </w:r>
      <w:r>
        <w:t xml:space="preserve">Topologie </w:t>
      </w:r>
      <w:r w:rsidR="00943D4D">
        <w:t xml:space="preserve">mit beliebigen Verästelungen </w:t>
      </w:r>
      <w:r>
        <w:t>machen.</w:t>
      </w:r>
      <w:r w:rsidR="00943D4D">
        <w:t xml:space="preserve"> Damit eignen sich die LEDs bestens für eine Modelleisenbahn.</w:t>
      </w:r>
    </w:p>
    <w:p w:rsidR="00097552" w:rsidRDefault="00097552" w:rsidP="006246F2">
      <w:pPr>
        <w:pStyle w:val="KeinLeerraum"/>
      </w:pPr>
    </w:p>
    <w:p w:rsidR="00097552" w:rsidRDefault="00097552" w:rsidP="00097552">
      <w:pPr>
        <w:pStyle w:val="KeinLeerraum"/>
      </w:pPr>
      <w:r>
        <w:t>Achtung bei Netzspannung sollte man nicht mehrere Vielfachsteckdosen kaskadieren.</w:t>
      </w:r>
    </w:p>
    <w:p w:rsidR="00097552" w:rsidRPr="003F2EFA" w:rsidRDefault="00097552" w:rsidP="00097552">
      <w:pPr>
        <w:pStyle w:val="KeinLeerraum"/>
        <w:rPr>
          <w:noProof/>
          <w:sz w:val="14"/>
          <w:szCs w:val="14"/>
        </w:rPr>
      </w:pPr>
      <w:r>
        <w:t xml:space="preserve">Auch bei nur 5V muss man genau wissen was man tut. Wenn alle LEDs an sind können über 15A fließen! In diesem Artikel </w:t>
      </w: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097552" w:rsidRDefault="00097552" w:rsidP="00097552">
      <w:pPr>
        <w:pStyle w:val="KeinLeerraum"/>
      </w:pPr>
      <w:r>
        <w:t>habe ich das beschrieben.</w:t>
      </w:r>
    </w:p>
    <w:p w:rsidR="00943D4D" w:rsidRDefault="00943D4D" w:rsidP="006246F2">
      <w:pPr>
        <w:pStyle w:val="KeinLeerraum"/>
      </w:pPr>
    </w:p>
    <w:p w:rsidR="00E3747D" w:rsidRDefault="00971DEA" w:rsidP="006246F2">
      <w:pPr>
        <w:pStyle w:val="KeinLeerraum"/>
      </w:pPr>
      <w:r>
        <w:t xml:space="preserve">Die Verteilerplatinen können mit 4-poligen oder mit 6-poligen Steckern bestückt werden. </w:t>
      </w:r>
      <w:r w:rsidR="00943D4D">
        <w:t xml:space="preserve">Die 4-poligen Stecker sind kleiner und passen besser durch Löcher in der die Grundplatte der Anlage, sie sind aber leider auch deutlich Teurer. Bei den 6-poligen Verbindern werden die zwei zusätzlichen Kontakte zur Verbesserung der Stromzufuhr genutzt. Neben diesen beiden Wannensteckern </w:t>
      </w:r>
      <w:r w:rsidR="002E3CBC">
        <w:t>können auch RJ12 Stecker benutzt werden (</w:t>
      </w:r>
      <w:r w:rsidR="00943D4D">
        <w:t xml:space="preserve">In den folgenden Bildern </w:t>
      </w:r>
      <w:r w:rsidR="002E3CBC">
        <w:t>nic</w:t>
      </w:r>
      <w:r w:rsidR="00920076">
        <w:t>ht gezeigt).</w:t>
      </w:r>
      <w:r w:rsidR="005D3258" w:rsidRPr="005D3258">
        <w:rPr>
          <w:noProof/>
        </w:rPr>
        <w:t xml:space="preserve"> </w:t>
      </w:r>
      <w:r w:rsidR="00551557" w:rsidRPr="00551557">
        <w:rPr>
          <w:noProof/>
        </w:rPr>
        <w:t>[url=https://abload.de/image.php?img=02_zweiverteilerplatizbj9x.png][img]https://abload.de/img/02_zweiverteilerplatizbj9x.png[/img][/url]</w:t>
      </w:r>
      <w:r w:rsidR="00847480">
        <w:rPr>
          <w:noProof/>
        </w:rPr>
        <w:br/>
      </w:r>
      <w:r w:rsidR="005D3258">
        <w:rPr>
          <w:noProof/>
        </w:rPr>
        <w:drawing>
          <wp:inline distT="0" distB="0" distL="0" distR="0" wp14:anchorId="284F4B7C" wp14:editId="4553E3E9">
            <wp:extent cx="1662721" cy="1214967"/>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1731550" cy="1265261"/>
                    </a:xfrm>
                    <a:prstGeom prst="rect">
                      <a:avLst/>
                    </a:prstGeom>
                  </pic:spPr>
                </pic:pic>
              </a:graphicData>
            </a:graphic>
          </wp:inline>
        </w:drawing>
      </w:r>
    </w:p>
    <w:p w:rsidR="007C5286" w:rsidRDefault="007C5286" w:rsidP="006246F2">
      <w:pPr>
        <w:pStyle w:val="KeinLeerraum"/>
      </w:pPr>
    </w:p>
    <w:p w:rsidR="00235E0F" w:rsidRDefault="00963D89" w:rsidP="006246F2">
      <w:pPr>
        <w:pStyle w:val="KeinLeerraum"/>
      </w:pPr>
      <w:r>
        <w:t>Das folgende Bild zeigt die verschiedenen Komponenten und deren Verkabelung:</w:t>
      </w:r>
      <w:r w:rsidR="00551557" w:rsidRPr="00551557">
        <w:t xml:space="preserve"> </w:t>
      </w:r>
      <w:r w:rsidR="00CC7D73" w:rsidRPr="00CC7D73">
        <w:t>[url=</w:t>
      </w:r>
      <w:proofErr w:type="gramStart"/>
      <w:r w:rsidR="00CC7D73" w:rsidRPr="00CC7D73">
        <w:t>https://abload.de/image.php?img=03_ueberblickmit_platkrjs7.png][</w:t>
      </w:r>
      <w:proofErr w:type="gramEnd"/>
      <w:r w:rsidR="00CC7D73" w:rsidRPr="00CC7D73">
        <w:t>img]https://abload.de/img/03_ueberblickmit_platkrjs7.png[/img][/url]</w:t>
      </w:r>
    </w:p>
    <w:p w:rsidR="000A5FBC" w:rsidRDefault="0033238C" w:rsidP="000A5FBC">
      <w:pPr>
        <w:pStyle w:val="KeinLeerraum"/>
        <w:rPr>
          <w:noProof/>
          <w:sz w:val="8"/>
          <w:szCs w:val="8"/>
        </w:rPr>
      </w:pPr>
      <w:r>
        <w:rPr>
          <w:noProof/>
        </w:rPr>
        <w:drawing>
          <wp:inline distT="0" distB="0" distL="0" distR="0" wp14:anchorId="1F9493D3" wp14:editId="6C1E438F">
            <wp:extent cx="2857249" cy="2015066"/>
            <wp:effectExtent l="0" t="0" r="63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2868284" cy="2022849"/>
                    </a:xfrm>
                    <a:prstGeom prst="rect">
                      <a:avLst/>
                    </a:prstGeom>
                  </pic:spPr>
                </pic:pic>
              </a:graphicData>
            </a:graphic>
          </wp:inline>
        </w:drawing>
      </w:r>
      <w:r w:rsidR="000A5FBC" w:rsidRPr="00CC7D73">
        <w:rPr>
          <w:noProof/>
          <w:sz w:val="14"/>
          <w:szCs w:val="14"/>
        </w:rPr>
        <w:t>[URL=</w:t>
      </w:r>
      <w:r w:rsidR="000A5FBC" w:rsidRPr="00CC7D73">
        <w:rPr>
          <w:sz w:val="14"/>
          <w:szCs w:val="14"/>
        </w:rPr>
        <w:t xml:space="preserve"> </w:t>
      </w:r>
      <w:r w:rsidR="00CC7D73" w:rsidRPr="00CC7D73">
        <w:rPr>
          <w:sz w:val="14"/>
          <w:szCs w:val="14"/>
        </w:rPr>
        <w:t>https://abload.de/image.php?img=03_ueberblickmit_plat6yj7q.png</w:t>
      </w:r>
      <w:r w:rsidR="000A5FBC" w:rsidRPr="000A5FBC">
        <w:rPr>
          <w:noProof/>
          <w:sz w:val="14"/>
          <w:szCs w:val="14"/>
        </w:rPr>
        <w:t>]</w:t>
      </w:r>
      <w:r w:rsidR="000A5FBC" w:rsidRPr="00CC7D73">
        <w:t xml:space="preserve"> </w:t>
      </w:r>
      <w:r w:rsidR="000A5FBC" w:rsidRPr="000A5FBC">
        <w:rPr>
          <w:color w:val="00B0F0"/>
          <w:u w:val="single"/>
        </w:rPr>
        <w:t>Hier das Bild noch mal in Groß</w:t>
      </w:r>
      <w:r w:rsidR="000A5FBC" w:rsidRPr="000A5FBC">
        <w:rPr>
          <w:noProof/>
          <w:sz w:val="12"/>
          <w:szCs w:val="12"/>
        </w:rPr>
        <w:t xml:space="preserve"> </w:t>
      </w:r>
      <w:r w:rsidR="000A5FBC" w:rsidRPr="000A5FBC">
        <w:rPr>
          <w:noProof/>
          <w:sz w:val="8"/>
          <w:szCs w:val="8"/>
        </w:rPr>
        <w:t>[/URL]</w:t>
      </w:r>
    </w:p>
    <w:p w:rsidR="00DB48E4" w:rsidRPr="000A5FBC" w:rsidRDefault="00DB48E4" w:rsidP="000A5FBC">
      <w:pPr>
        <w:pStyle w:val="KeinLeerraum"/>
      </w:pPr>
    </w:p>
    <w:p w:rsidR="00963D89" w:rsidRDefault="00963D89" w:rsidP="006246F2">
      <w:pPr>
        <w:pStyle w:val="KeinLeerraum"/>
      </w:pPr>
      <w:r>
        <w:t xml:space="preserve">Hier sieht man </w:t>
      </w:r>
      <w:r w:rsidR="00690ACD">
        <w:t xml:space="preserve">die </w:t>
      </w:r>
      <w:r w:rsidR="00EB3006">
        <w:t>s</w:t>
      </w:r>
      <w:r w:rsidR="00690ACD">
        <w:t xml:space="preserve">ternförmige Struktur </w:t>
      </w:r>
      <w:r>
        <w:t>sehr schön</w:t>
      </w:r>
      <w:r w:rsidR="00690ACD">
        <w:t>. Außerdem sieht man, dass d</w:t>
      </w:r>
      <w:r>
        <w:t xml:space="preserve">ie einzelnen Verbraucher einfach in die Verteiler Platinen gesteckt werden. Dabei ist es egal ob es sich um </w:t>
      </w:r>
    </w:p>
    <w:p w:rsidR="00963D89" w:rsidRDefault="00963D89" w:rsidP="006246F2">
      <w:pPr>
        <w:pStyle w:val="KeinLeerraum"/>
      </w:pPr>
      <w:r>
        <w:t>[List]</w:t>
      </w:r>
    </w:p>
    <w:p w:rsidR="00963D89" w:rsidRDefault="00963D89" w:rsidP="006246F2">
      <w:pPr>
        <w:pStyle w:val="KeinLeerraum"/>
      </w:pPr>
      <w:r>
        <w:t>[*] ein Haus mit mehreren RGB LEDs</w:t>
      </w:r>
    </w:p>
    <w:p w:rsidR="00963D89" w:rsidRDefault="00963D89" w:rsidP="006246F2">
      <w:pPr>
        <w:pStyle w:val="KeinLeerraum"/>
      </w:pPr>
      <w:r>
        <w:t>[*] eine Verkehrsampel</w:t>
      </w:r>
    </w:p>
    <w:p w:rsidR="00963D89" w:rsidRDefault="00963D89" w:rsidP="006246F2">
      <w:pPr>
        <w:pStyle w:val="KeinLeerraum"/>
      </w:pPr>
      <w:r>
        <w:t>[*] ein Sound Modul mit zwei zusätzlichen Ausgängen</w:t>
      </w:r>
    </w:p>
    <w:p w:rsidR="00963D89" w:rsidRDefault="00963D89" w:rsidP="006246F2">
      <w:pPr>
        <w:pStyle w:val="KeinLeerraum"/>
      </w:pPr>
      <w:r>
        <w:t>[*] eine Platine für 3 Servos</w:t>
      </w:r>
    </w:p>
    <w:p w:rsidR="00963D89" w:rsidRDefault="00963D89" w:rsidP="006246F2">
      <w:pPr>
        <w:pStyle w:val="KeinLeerraum"/>
      </w:pPr>
      <w:r>
        <w:t>[*] ein Feuerwehrauto mit verschiedenen Lichtern</w:t>
      </w:r>
    </w:p>
    <w:p w:rsidR="0033238C" w:rsidRDefault="0033238C" w:rsidP="006246F2">
      <w:pPr>
        <w:pStyle w:val="KeinLeerraum"/>
      </w:pPr>
      <w:r>
        <w:t>[*] ein Lichtsignal</w:t>
      </w:r>
    </w:p>
    <w:p w:rsidR="0033238C" w:rsidRDefault="0033238C" w:rsidP="006246F2">
      <w:pPr>
        <w:pStyle w:val="KeinLeerraum"/>
      </w:pPr>
      <w:r>
        <w:t>[*] …</w:t>
      </w:r>
    </w:p>
    <w:p w:rsidR="003E3D73" w:rsidRDefault="003E3D73" w:rsidP="006246F2">
      <w:pPr>
        <w:pStyle w:val="KeinLeerraum"/>
      </w:pPr>
      <w:r>
        <w:t>[/List]</w:t>
      </w:r>
    </w:p>
    <w:p w:rsidR="0033238C" w:rsidRDefault="0033238C" w:rsidP="006246F2">
      <w:pPr>
        <w:pStyle w:val="KeinLeerraum"/>
      </w:pPr>
      <w:r>
        <w:t>handelt.</w:t>
      </w:r>
    </w:p>
    <w:p w:rsidR="00963D89" w:rsidRDefault="00963D89" w:rsidP="006246F2">
      <w:pPr>
        <w:pStyle w:val="KeinLeerraum"/>
      </w:pPr>
    </w:p>
    <w:p w:rsidR="00DB48E4" w:rsidRDefault="00DB48E4" w:rsidP="006246F2">
      <w:pPr>
        <w:pStyle w:val="KeinLeerraum"/>
      </w:pPr>
    </w:p>
    <w:p w:rsidR="00A17A3C" w:rsidRPr="00A17A3C" w:rsidRDefault="00FA7C1D" w:rsidP="006246F2">
      <w:pPr>
        <w:pStyle w:val="KeinLeerraum"/>
        <w:rPr>
          <w:b/>
          <w:bCs/>
        </w:rPr>
      </w:pPr>
      <w:r w:rsidRPr="00C77A79">
        <w:rPr>
          <w:noProof/>
          <w:sz w:val="12"/>
          <w:szCs w:val="12"/>
        </w:rPr>
        <w:t>[color=#0000FF]</w:t>
      </w:r>
      <w:r w:rsidR="003E3D73" w:rsidRPr="003E3D73">
        <w:rPr>
          <w:noProof/>
          <w:sz w:val="12"/>
          <w:szCs w:val="12"/>
        </w:rPr>
        <w:t>[size=120]</w:t>
      </w:r>
      <w:r w:rsidRPr="00C77A79">
        <w:rPr>
          <w:noProof/>
          <w:sz w:val="12"/>
          <w:szCs w:val="12"/>
        </w:rPr>
        <w:t>[b]</w:t>
      </w:r>
      <w:r w:rsidR="00A17A3C" w:rsidRPr="00CC2522">
        <w:rPr>
          <w:b/>
          <w:bCs/>
          <w:color w:val="0000FF"/>
          <w:sz w:val="28"/>
          <w:szCs w:val="28"/>
        </w:rPr>
        <w:t>Die Steuerung:</w:t>
      </w:r>
      <w:r w:rsidR="00A17A3C" w:rsidRPr="00A17A3C">
        <w:rPr>
          <w:sz w:val="14"/>
          <w:szCs w:val="14"/>
        </w:rPr>
        <w:t xml:space="preserve"> </w:t>
      </w:r>
      <w:r w:rsidR="00A17A3C" w:rsidRPr="007F2F89">
        <w:rPr>
          <w:noProof/>
          <w:sz w:val="14"/>
          <w:szCs w:val="14"/>
        </w:rPr>
        <w:t>[</w:t>
      </w:r>
      <w:r w:rsidR="00A17A3C">
        <w:rPr>
          <w:noProof/>
          <w:sz w:val="14"/>
          <w:szCs w:val="14"/>
        </w:rPr>
        <w:t>/</w:t>
      </w:r>
      <w:r w:rsidR="00A17A3C" w:rsidRPr="007F2F89">
        <w:rPr>
          <w:noProof/>
          <w:sz w:val="14"/>
          <w:szCs w:val="14"/>
        </w:rPr>
        <w:t>b]</w:t>
      </w:r>
      <w:r w:rsidR="003E3D73" w:rsidRPr="003E3D73">
        <w:rPr>
          <w:noProof/>
          <w:sz w:val="12"/>
          <w:szCs w:val="12"/>
        </w:rPr>
        <w:t>[</w:t>
      </w:r>
      <w:r w:rsidR="003E3D73">
        <w:rPr>
          <w:noProof/>
          <w:sz w:val="12"/>
          <w:szCs w:val="12"/>
        </w:rPr>
        <w:t>/</w:t>
      </w:r>
      <w:r w:rsidR="003E3D73" w:rsidRPr="003E3D73">
        <w:rPr>
          <w:noProof/>
          <w:sz w:val="12"/>
          <w:szCs w:val="12"/>
        </w:rPr>
        <w:t>size]</w:t>
      </w:r>
      <w:r w:rsidR="003E3D73">
        <w:rPr>
          <w:noProof/>
          <w:sz w:val="14"/>
          <w:szCs w:val="14"/>
        </w:rPr>
        <w:t>[/color]</w:t>
      </w:r>
    </w:p>
    <w:p w:rsidR="00920076" w:rsidRDefault="00920076" w:rsidP="00920076">
      <w:pPr>
        <w:pStyle w:val="KeinLeerraum"/>
      </w:pPr>
      <w:r>
        <w:t>Die LEDs werden von einem Arduino Nano gesteuert. Diesen populären Microkontroller bekommt man bereits für weniger als zwei Euro</w:t>
      </w:r>
      <w:r w:rsidR="00EB3006">
        <w:t xml:space="preserve"> in China</w:t>
      </w:r>
      <w:r>
        <w:t xml:space="preserve">. Er steuert alle LEDs autark oder in Verbindung mit einer Modelbahnzentrale an. </w:t>
      </w:r>
    </w:p>
    <w:p w:rsidR="00920076" w:rsidRDefault="00920076" w:rsidP="00920076">
      <w:pPr>
        <w:pStyle w:val="KeinLeerraum"/>
      </w:pPr>
      <w:r>
        <w:t xml:space="preserve">Dabei können die LEDs sehr schnell geschaltet werden (20ms). Das ist zum Beispiel bei einem Fotoblitz oder einem Schweißlicht entscheidend. Aber auch für das langsame Auf- und Abblenden der Lichter eines Andreaskreuzes ist eine schnelle Übertragung entscheidend. </w:t>
      </w:r>
    </w:p>
    <w:p w:rsidR="00EB3006" w:rsidRDefault="00EB3006" w:rsidP="00920076">
      <w:pPr>
        <w:pStyle w:val="KeinLeerraum"/>
      </w:pPr>
    </w:p>
    <w:p w:rsidR="00920076" w:rsidRDefault="00920076" w:rsidP="00920076">
      <w:pPr>
        <w:pStyle w:val="KeinLeerraum"/>
      </w:pPr>
      <w:r>
        <w:t xml:space="preserve">Der zweite Arduino (rechts im Bild) kümmert sich um die Kontakte zur Außenwelt. Er wird nur benötigt, wenn Befehle von einer Zentrale </w:t>
      </w:r>
      <w:r w:rsidR="00461AD2">
        <w:t xml:space="preserve">über DCC oder Selectrix </w:t>
      </w:r>
      <w:r>
        <w:t>empfangen werden sollen.</w:t>
      </w:r>
    </w:p>
    <w:p w:rsidR="00920076" w:rsidRDefault="00920076" w:rsidP="006246F2">
      <w:pPr>
        <w:pStyle w:val="KeinLeerraum"/>
      </w:pPr>
    </w:p>
    <w:p w:rsidR="002E3CBC" w:rsidRDefault="00FA7C1D" w:rsidP="006246F2">
      <w:pPr>
        <w:pStyle w:val="KeinLeerraum"/>
      </w:pPr>
      <w:r w:rsidRPr="00FA7C1D">
        <w:rPr>
          <w:sz w:val="18"/>
          <w:szCs w:val="18"/>
        </w:rPr>
        <w:t>[b]</w:t>
      </w:r>
      <w:r w:rsidR="002E3CBC" w:rsidRPr="00FA7C1D">
        <w:rPr>
          <w:b/>
          <w:bCs/>
        </w:rPr>
        <w:t xml:space="preserve">Und hier der Regisseur und </w:t>
      </w:r>
      <w:r w:rsidR="001B6A47" w:rsidRPr="00FA7C1D">
        <w:rPr>
          <w:b/>
          <w:bCs/>
        </w:rPr>
        <w:t>s</w:t>
      </w:r>
      <w:r w:rsidR="002E3CBC" w:rsidRPr="00FA7C1D">
        <w:rPr>
          <w:b/>
          <w:bCs/>
        </w:rPr>
        <w:t>ein Assistent:</w:t>
      </w:r>
      <w:r>
        <w:rPr>
          <w:b/>
          <w:bCs/>
        </w:rPr>
        <w:t xml:space="preserve"> </w:t>
      </w:r>
      <w:r w:rsidRPr="00FA7C1D">
        <w:rPr>
          <w:sz w:val="18"/>
          <w:szCs w:val="18"/>
        </w:rPr>
        <w:t>[/b]</w:t>
      </w:r>
      <w:r w:rsidR="00551557" w:rsidRPr="00551557">
        <w:t xml:space="preserve"> </w:t>
      </w:r>
      <w:r w:rsidR="00551557" w:rsidRPr="00551557">
        <w:rPr>
          <w:sz w:val="18"/>
          <w:szCs w:val="18"/>
        </w:rPr>
        <w:t>[url=</w:t>
      </w:r>
      <w:proofErr w:type="gramStart"/>
      <w:r w:rsidR="00551557" w:rsidRPr="00551557">
        <w:rPr>
          <w:sz w:val="18"/>
          <w:szCs w:val="18"/>
        </w:rPr>
        <w:t>https://abload.de/image.php?img=04_hauptplatinedvksh.jpg][</w:t>
      </w:r>
      <w:proofErr w:type="gramEnd"/>
      <w:r w:rsidR="00551557" w:rsidRPr="00551557">
        <w:rPr>
          <w:sz w:val="18"/>
          <w:szCs w:val="18"/>
        </w:rPr>
        <w:t>img]https://abload.de/img/04_hauptplatinedvksh.jpg[/img][/url]</w:t>
      </w:r>
    </w:p>
    <w:p w:rsidR="00E85623" w:rsidRDefault="00847480" w:rsidP="006246F2">
      <w:pPr>
        <w:pStyle w:val="KeinLeerraum"/>
      </w:pPr>
      <w:r>
        <w:object w:dxaOrig="21971" w:dyaOrig="15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25pt;height:148.45pt" o:ole="">
            <v:imagedata r:id="rId9" o:title=""/>
          </v:shape>
          <o:OLEObject Type="Embed" ProgID="Unknown" ShapeID="_x0000_i1025" DrawAspect="Content" ObjectID="_1642662202" r:id="rId10"/>
        </w:object>
      </w:r>
    </w:p>
    <w:p w:rsidR="002E3CBC" w:rsidRDefault="002E3CBC" w:rsidP="006246F2">
      <w:pPr>
        <w:pStyle w:val="KeinLeerraum"/>
      </w:pPr>
      <w:r>
        <w:t>Hauptplatine mit zwei Arduino Nanos</w:t>
      </w:r>
    </w:p>
    <w:p w:rsidR="003C3E87" w:rsidRDefault="003C3E87" w:rsidP="006246F2">
      <w:pPr>
        <w:pStyle w:val="KeinLeerraum"/>
      </w:pPr>
    </w:p>
    <w:p w:rsidR="001B6A47" w:rsidRPr="007F40CE" w:rsidRDefault="003C3E87" w:rsidP="006246F2">
      <w:pPr>
        <w:pStyle w:val="KeinLeerraum"/>
        <w:rPr>
          <w:noProof/>
          <w:sz w:val="6"/>
          <w:szCs w:val="6"/>
        </w:rPr>
      </w:pPr>
      <w:r>
        <w:t xml:space="preserve">Die Hauptplatine und die anderen Platinen können zum </w:t>
      </w:r>
      <w:r w:rsidR="00EB3006">
        <w:t>S</w:t>
      </w:r>
      <w:r>
        <w:t xml:space="preserve">elbstkostenpreis von Alf </w:t>
      </w:r>
      <w:r w:rsidR="00CB4359">
        <w:rPr>
          <w:noProof/>
        </w:rPr>
        <w:t xml:space="preserve">([User]aftpriv[/User]) </w:t>
      </w:r>
      <w:r>
        <w:t>bezogen werden</w:t>
      </w:r>
      <w:r w:rsidR="007F40CE">
        <w:t xml:space="preserve"> (</w:t>
      </w:r>
      <w:r w:rsidR="00236271">
        <w:rPr>
          <w:noProof/>
        </w:rPr>
        <w:t xml:space="preserve">Mail an </w:t>
      </w:r>
      <w:hyperlink r:id="rId11" w:history="1">
        <w:r w:rsidR="00D773FC" w:rsidRPr="00E32930">
          <w:rPr>
            <w:rStyle w:val="Hyperlink"/>
            <w:b/>
            <w:bCs/>
          </w:rPr>
          <w:t>LedLib@yahoo.</w:t>
        </w:r>
      </w:hyperlink>
      <w:r w:rsidR="00D773FC">
        <w:rPr>
          <w:rStyle w:val="Hyperlink"/>
          <w:b/>
          <w:bCs/>
        </w:rPr>
        <w:t>com</w:t>
      </w:r>
      <w:r w:rsidR="00236271" w:rsidRPr="00236271">
        <w:rPr>
          <w:rStyle w:val="Fett"/>
          <w:color w:val="000000" w:themeColor="text1"/>
        </w:rPr>
        <w:t xml:space="preserve">, </w:t>
      </w:r>
      <w:r w:rsidR="007F40CE">
        <w:t xml:space="preserve">Siehe </w:t>
      </w:r>
      <w:r w:rsidR="007F40CE" w:rsidRPr="003E54F5">
        <w:rPr>
          <w:noProof/>
          <w:sz w:val="6"/>
          <w:szCs w:val="6"/>
        </w:rPr>
        <w:t xml:space="preserve"> [URL=https://www.stummiforum.de/viewtopic.php?f=7&amp;t=165060&amp;sd=a&amp;start=499]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3C3E87" w:rsidRDefault="003C3E87" w:rsidP="006246F2">
      <w:pPr>
        <w:pStyle w:val="KeinLeerraum"/>
      </w:pPr>
    </w:p>
    <w:p w:rsidR="00DB48E4" w:rsidRDefault="00DB48E4" w:rsidP="006246F2">
      <w:pPr>
        <w:pStyle w:val="KeinLeerraum"/>
      </w:pPr>
    </w:p>
    <w:p w:rsidR="00A17A3C" w:rsidRPr="003E3D73" w:rsidRDefault="00FA7C1D" w:rsidP="00A17A3C">
      <w:pPr>
        <w:pStyle w:val="KeinLeerraum"/>
        <w:rPr>
          <w:b/>
          <w:bCs/>
          <w:lang w:val="en-US"/>
        </w:rPr>
      </w:pPr>
      <w:r w:rsidRPr="003E3D73">
        <w:rPr>
          <w:noProof/>
          <w:sz w:val="12"/>
          <w:szCs w:val="12"/>
          <w:lang w:val="en-US"/>
        </w:rPr>
        <w:t>[color=#0000FF]</w:t>
      </w:r>
      <w:r w:rsidR="003E3D73" w:rsidRPr="00FA7C1D">
        <w:rPr>
          <w:noProof/>
          <w:sz w:val="12"/>
          <w:szCs w:val="12"/>
          <w:lang w:val="en-US"/>
        </w:rPr>
        <w:t>[size=120]</w:t>
      </w:r>
      <w:r w:rsidRPr="003E3D73">
        <w:rPr>
          <w:noProof/>
          <w:sz w:val="12"/>
          <w:szCs w:val="12"/>
          <w:lang w:val="en-US"/>
        </w:rPr>
        <w:t>[b]</w:t>
      </w:r>
      <w:r w:rsidR="00A17A3C" w:rsidRPr="00461AD2">
        <w:rPr>
          <w:b/>
          <w:bCs/>
          <w:color w:val="0000FF"/>
          <w:sz w:val="28"/>
          <w:szCs w:val="28"/>
          <w:lang w:val="en-US"/>
        </w:rPr>
        <w:t xml:space="preserve">Das </w:t>
      </w:r>
      <w:proofErr w:type="spellStart"/>
      <w:r w:rsidR="00A17A3C" w:rsidRPr="00461AD2">
        <w:rPr>
          <w:b/>
          <w:bCs/>
          <w:color w:val="0000FF"/>
          <w:sz w:val="28"/>
          <w:szCs w:val="28"/>
          <w:lang w:val="en-US"/>
        </w:rPr>
        <w:t>Drehbuch</w:t>
      </w:r>
      <w:proofErr w:type="spellEnd"/>
      <w:r w:rsidR="00A17A3C" w:rsidRPr="00461AD2">
        <w:rPr>
          <w:b/>
          <w:bCs/>
          <w:color w:val="0000FF"/>
          <w:sz w:val="28"/>
          <w:szCs w:val="28"/>
          <w:lang w:val="en-US"/>
        </w:rPr>
        <w:t>:</w:t>
      </w:r>
      <w:r w:rsidR="00A17A3C" w:rsidRPr="00E45298">
        <w:rPr>
          <w:sz w:val="18"/>
          <w:szCs w:val="18"/>
          <w:lang w:val="en-US"/>
        </w:rPr>
        <w:t xml:space="preserve"> </w:t>
      </w:r>
      <w:r w:rsidR="00A17A3C" w:rsidRPr="003E3D73">
        <w:rPr>
          <w:noProof/>
          <w:sz w:val="14"/>
          <w:szCs w:val="14"/>
          <w:lang w:val="en-US"/>
        </w:rPr>
        <w:t>[/b]</w:t>
      </w:r>
      <w:r w:rsidR="003E3D73" w:rsidRPr="00FA7C1D">
        <w:rPr>
          <w:noProof/>
          <w:sz w:val="12"/>
          <w:szCs w:val="12"/>
          <w:lang w:val="en-US"/>
        </w:rPr>
        <w:t>[</w:t>
      </w:r>
      <w:r w:rsidR="003E3D73">
        <w:rPr>
          <w:noProof/>
          <w:sz w:val="12"/>
          <w:szCs w:val="12"/>
          <w:lang w:val="en-US"/>
        </w:rPr>
        <w:t>/</w:t>
      </w:r>
      <w:r w:rsidR="003E3D73" w:rsidRPr="00FA7C1D">
        <w:rPr>
          <w:noProof/>
          <w:sz w:val="12"/>
          <w:szCs w:val="12"/>
          <w:lang w:val="en-US"/>
        </w:rPr>
        <w:t>size]</w:t>
      </w:r>
      <w:r w:rsidR="003E3D73">
        <w:rPr>
          <w:noProof/>
          <w:sz w:val="12"/>
          <w:szCs w:val="12"/>
          <w:lang w:val="en-US"/>
        </w:rPr>
        <w:t>[/color]</w:t>
      </w:r>
    </w:p>
    <w:p w:rsidR="00A17A3C" w:rsidRDefault="00920076" w:rsidP="006246F2">
      <w:pPr>
        <w:pStyle w:val="KeinLeerraum"/>
      </w:pPr>
      <w:r>
        <w:t xml:space="preserve">Das </w:t>
      </w:r>
      <w:r w:rsidR="00E45298">
        <w:t>Verhalten</w:t>
      </w:r>
      <w:r>
        <w:t xml:space="preserve"> der Lichter, Servos, Sound Module und anderer an die Hauptplatine angeschlossenen Komponenten wird von einer individuellen Konfiguration gesteuert. Hier kann für jede LED einzeln oder für mehrere LEDs in einer Gruppe bestimmt werden wie sie sich verhalten sollen.</w:t>
      </w:r>
    </w:p>
    <w:p w:rsidR="00BF183F" w:rsidRDefault="00920076" w:rsidP="006246F2">
      <w:pPr>
        <w:pStyle w:val="KeinLeerraum"/>
      </w:pPr>
      <w:r>
        <w:t xml:space="preserve">Dazu gibt es eine Vielzahl vordefinierter Effekte. </w:t>
      </w:r>
    </w:p>
    <w:p w:rsidR="00C66DFD" w:rsidRDefault="00C66DFD" w:rsidP="006246F2">
      <w:pPr>
        <w:pStyle w:val="KeinLeerraum"/>
      </w:pPr>
      <w:r>
        <w:t>Hier nur ein paar davon:</w:t>
      </w:r>
    </w:p>
    <w:p w:rsidR="00C66DFD" w:rsidRDefault="00C66DFD" w:rsidP="006246F2">
      <w:pPr>
        <w:pStyle w:val="KeinLeerraum"/>
      </w:pPr>
      <w:r>
        <w:t>[</w:t>
      </w:r>
      <w:r w:rsidR="00F80868">
        <w:t>L</w:t>
      </w:r>
      <w:r>
        <w:t>ist]</w:t>
      </w:r>
    </w:p>
    <w:p w:rsidR="00C66DFD" w:rsidRDefault="00C66DFD" w:rsidP="006246F2">
      <w:pPr>
        <w:pStyle w:val="KeinLeerraum"/>
      </w:pPr>
      <w:r>
        <w:t>[*] „belebtes“ Haus</w:t>
      </w:r>
    </w:p>
    <w:p w:rsidR="00C66DFD" w:rsidRDefault="00C66DFD" w:rsidP="006246F2">
      <w:pPr>
        <w:pStyle w:val="KeinLeerraum"/>
      </w:pPr>
      <w:r>
        <w:t>[*] Leuchtfeuer eines Windrads</w:t>
      </w:r>
    </w:p>
    <w:p w:rsidR="00C66DFD" w:rsidRDefault="00C66DFD" w:rsidP="006246F2">
      <w:pPr>
        <w:pStyle w:val="KeinLeerraum"/>
      </w:pPr>
      <w:r>
        <w:t>[*] Blaulicht für Eins</w:t>
      </w:r>
      <w:r w:rsidR="00F80868">
        <w:t>a</w:t>
      </w:r>
      <w:r>
        <w:t>tzfahrzeuge</w:t>
      </w:r>
    </w:p>
    <w:p w:rsidR="00C66DFD" w:rsidRDefault="00C66DFD" w:rsidP="006246F2">
      <w:pPr>
        <w:pStyle w:val="KeinLeerraum"/>
      </w:pPr>
      <w:r>
        <w:t>[*] Baustellenlichter</w:t>
      </w:r>
    </w:p>
    <w:p w:rsidR="00C66DFD" w:rsidRDefault="00C66DFD" w:rsidP="006246F2">
      <w:pPr>
        <w:pStyle w:val="KeinLeerraum"/>
      </w:pPr>
      <w:r>
        <w:t>[*] Feuer</w:t>
      </w:r>
    </w:p>
    <w:p w:rsidR="00C66DFD" w:rsidRDefault="00C66DFD" w:rsidP="006246F2">
      <w:pPr>
        <w:pStyle w:val="KeinLeerraum"/>
      </w:pPr>
      <w:r>
        <w:t>[*] …</w:t>
      </w:r>
    </w:p>
    <w:p w:rsidR="00C66DFD" w:rsidRDefault="00C66DFD" w:rsidP="006246F2">
      <w:pPr>
        <w:pStyle w:val="KeinLeerraum"/>
      </w:pPr>
      <w:r>
        <w:t>[/List]</w:t>
      </w:r>
    </w:p>
    <w:p w:rsidR="00C66DFD" w:rsidRDefault="00C66DFD" w:rsidP="006246F2">
      <w:pPr>
        <w:pStyle w:val="KeinLeerraum"/>
      </w:pPr>
      <w:r>
        <w:t xml:space="preserve">Außerdem können </w:t>
      </w:r>
      <w:r w:rsidR="00272786">
        <w:t xml:space="preserve">mit </w:t>
      </w:r>
      <w:r>
        <w:t xml:space="preserve">dem </w:t>
      </w:r>
      <w:r w:rsidR="00F80868" w:rsidRPr="00F80868">
        <w:rPr>
          <w:noProof/>
          <w:sz w:val="14"/>
          <w:szCs w:val="14"/>
        </w:rPr>
        <w:t>[b]</w:t>
      </w:r>
      <w:r w:rsidRPr="00F80868">
        <w:rPr>
          <w:b/>
          <w:bCs/>
          <w:noProof/>
        </w:rPr>
        <w:t>Pattern_Generator</w:t>
      </w:r>
      <w:r w:rsidR="00F80868" w:rsidRPr="00F80868">
        <w:rPr>
          <w:noProof/>
          <w:sz w:val="14"/>
          <w:szCs w:val="14"/>
        </w:rPr>
        <w:t>[/b]</w:t>
      </w:r>
      <w:r>
        <w:t xml:space="preserve"> beliebige Muster erzeugt werden. So kann Beispielsweise eine Ampelanlage für eine komplexe Kreuzung individuell entworfen werden.</w:t>
      </w:r>
    </w:p>
    <w:p w:rsidR="00BF183F" w:rsidRDefault="00BF183F" w:rsidP="006246F2">
      <w:pPr>
        <w:pStyle w:val="KeinLeerraum"/>
      </w:pPr>
    </w:p>
    <w:p w:rsidR="00D976B0" w:rsidRDefault="00C66DFD" w:rsidP="006246F2">
      <w:pPr>
        <w:pStyle w:val="KeinLeerraum"/>
      </w:pPr>
      <w:r>
        <w:lastRenderedPageBreak/>
        <w:t xml:space="preserve">Die unterschiedlichen Effekte werden mit Hilfe verschiedener Dialoge </w:t>
      </w:r>
      <w:r w:rsidR="005C0D22">
        <w:t>in eine Excel Tabelle eingetragen. Von dieser Tabelle aus können sie mit einem einzigen Knopfdruck zum Arduino übertragen werden.</w:t>
      </w:r>
      <w:r w:rsidR="00551557" w:rsidRPr="00551557">
        <w:t xml:space="preserve"> </w:t>
      </w:r>
    </w:p>
    <w:p w:rsidR="00BF183F" w:rsidRDefault="00551557" w:rsidP="006246F2">
      <w:pPr>
        <w:pStyle w:val="KeinLeerraum"/>
      </w:pPr>
      <w:r w:rsidRPr="00551557">
        <w:t>[url=</w:t>
      </w:r>
      <w:proofErr w:type="gramStart"/>
      <w:r w:rsidRPr="00551557">
        <w:t>https://abload.de/image.php?img=05_z-arduino_button0ekw4.jpg][</w:t>
      </w:r>
      <w:proofErr w:type="gramEnd"/>
      <w:r w:rsidRPr="00551557">
        <w:t>img]https://abload.de/img/05_z-arduino_button0ekw4.jpg[/img][/url]</w:t>
      </w:r>
    </w:p>
    <w:p w:rsidR="005D3258" w:rsidRDefault="005D3258" w:rsidP="006246F2">
      <w:pPr>
        <w:pStyle w:val="KeinLeerraum"/>
        <w:rPr>
          <w:noProof/>
        </w:rPr>
      </w:pPr>
      <w:r>
        <w:rPr>
          <w:noProof/>
        </w:rPr>
        <w:drawing>
          <wp:inline distT="0" distB="0" distL="0" distR="0">
            <wp:extent cx="565150" cy="70485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65150" cy="704850"/>
                    </a:xfrm>
                    <a:prstGeom prst="rect">
                      <a:avLst/>
                    </a:prstGeom>
                    <a:noFill/>
                    <a:ln>
                      <a:noFill/>
                    </a:ln>
                  </pic:spPr>
                </pic:pic>
              </a:graphicData>
            </a:graphic>
          </wp:inline>
        </w:drawing>
      </w:r>
    </w:p>
    <w:p w:rsidR="008853FD" w:rsidRDefault="008853FD" w:rsidP="008853FD">
      <w:pPr>
        <w:pStyle w:val="KeinLeerraum"/>
      </w:pPr>
    </w:p>
    <w:p w:rsidR="008853FD" w:rsidRDefault="008853FD" w:rsidP="008853FD">
      <w:pPr>
        <w:pStyle w:val="KeinLeerraum"/>
      </w:pPr>
      <w:r>
        <w:t xml:space="preserve">Als Beispiel hier die aktuelle Konfiguration von Horst Dieter: </w:t>
      </w:r>
    </w:p>
    <w:p w:rsidR="008853FD" w:rsidRPr="006575F1" w:rsidRDefault="008853FD" w:rsidP="008853FD">
      <w:pPr>
        <w:pStyle w:val="KeinLeerraum"/>
        <w:rPr>
          <w:noProof/>
          <w:sz w:val="14"/>
          <w:szCs w:val="14"/>
        </w:rPr>
      </w:pPr>
      <w:r w:rsidRPr="006575F1">
        <w:rPr>
          <w:noProof/>
          <w:sz w:val="14"/>
          <w:szCs w:val="14"/>
        </w:rPr>
        <w:t>[url=https://abload.de/image.php?img=01_beispiel_horst_dieq8j9x.png][img]https://abload.de/img/01_beispiel_horst_dieq8j9x.png[/img][/url]</w:t>
      </w:r>
    </w:p>
    <w:p w:rsidR="005C0D22" w:rsidRDefault="008853FD" w:rsidP="006246F2">
      <w:pPr>
        <w:pStyle w:val="KeinLeerraum"/>
      </w:pPr>
      <w:r>
        <w:rPr>
          <w:noProof/>
        </w:rPr>
        <w:drawing>
          <wp:inline distT="0" distB="0" distL="0" distR="0">
            <wp:extent cx="2757127" cy="2992966"/>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775438" cy="3012843"/>
                    </a:xfrm>
                    <a:prstGeom prst="rect">
                      <a:avLst/>
                    </a:prstGeom>
                    <a:noFill/>
                    <a:ln>
                      <a:noFill/>
                    </a:ln>
                  </pic:spPr>
                </pic:pic>
              </a:graphicData>
            </a:graphic>
          </wp:inline>
        </w:drawing>
      </w:r>
    </w:p>
    <w:p w:rsidR="00D976B0" w:rsidRDefault="00D976B0" w:rsidP="006575F1">
      <w:pPr>
        <w:pStyle w:val="KeinLeerraum"/>
        <w:rPr>
          <w:noProof/>
        </w:rPr>
      </w:pPr>
      <w:r w:rsidRPr="00D976B0">
        <w:rPr>
          <w:noProof/>
          <w:sz w:val="2"/>
          <w:szCs w:val="2"/>
        </w:rPr>
        <w:t>[URL=</w:t>
      </w:r>
      <w:hyperlink r:id="rId14" w:history="1">
        <w:r w:rsidRPr="00D976B0">
          <w:rPr>
            <w:rStyle w:val="Hyperlink"/>
            <w:noProof/>
            <w:sz w:val="6"/>
            <w:szCs w:val="6"/>
          </w:rPr>
          <w:t>https://abload.de/img/prog_generator_grol9ksa.jpg</w:t>
        </w:r>
      </w:hyperlink>
      <w:r w:rsidRPr="00D976B0">
        <w:rPr>
          <w:noProof/>
          <w:sz w:val="2"/>
          <w:szCs w:val="2"/>
        </w:rPr>
        <w:t>]</w:t>
      </w:r>
      <w:r>
        <w:rPr>
          <w:noProof/>
          <w:color w:val="00B0F0"/>
          <w:u w:val="single"/>
        </w:rPr>
        <w:t>Hier das Bild in Groß</w:t>
      </w:r>
      <w:r>
        <w:rPr>
          <w:noProof/>
        </w:rPr>
        <w:t xml:space="preserve"> </w:t>
      </w:r>
      <w:r w:rsidRPr="00672A69">
        <w:rPr>
          <w:noProof/>
          <w:sz w:val="6"/>
          <w:szCs w:val="6"/>
        </w:rPr>
        <w:t>[/URL]</w:t>
      </w:r>
    </w:p>
    <w:p w:rsidR="00D976B0" w:rsidRDefault="00D976B0" w:rsidP="006575F1">
      <w:pPr>
        <w:pStyle w:val="KeinLeerraum"/>
        <w:rPr>
          <w:noProof/>
        </w:rPr>
      </w:pPr>
    </w:p>
    <w:p w:rsidR="006575F1" w:rsidRDefault="006575F1" w:rsidP="006575F1">
      <w:pPr>
        <w:pStyle w:val="KeinLeerraum"/>
      </w:pPr>
      <w:r>
        <w:rPr>
          <w:noProof/>
        </w:rPr>
        <w:t>Mit diesen paar Zeilen</w:t>
      </w:r>
      <w:r>
        <w:t xml:space="preserve"> werden 73 RGB LEDs, 10 einzelne LEDs und ein Sound Modul angesteuert. Und das ist erst ein kleines Beispiel. Mit der MobaLedLib können bis zu 256 RGB LEDs angesteuert werden.</w:t>
      </w:r>
    </w:p>
    <w:p w:rsidR="006575F1" w:rsidRDefault="006575F1" w:rsidP="006575F1">
      <w:pPr>
        <w:pStyle w:val="KeinLeerraum"/>
      </w:pPr>
    </w:p>
    <w:p w:rsidR="006575F1" w:rsidRDefault="006575F1" w:rsidP="006575F1">
      <w:pPr>
        <w:pStyle w:val="KeinLeerraum"/>
      </w:pPr>
      <w:r>
        <w:t>Über eine Zentrale können die verschiedenen Häuser, die Andreaskreuze und das Sound Modul einzeln aktiviert werden. Zur Kommunikation wird hier das DCC Protokoll verwendet.</w:t>
      </w:r>
    </w:p>
    <w:p w:rsidR="006D0937" w:rsidRDefault="006D0937" w:rsidP="006575F1">
      <w:pPr>
        <w:pStyle w:val="KeinLeerraum"/>
      </w:pPr>
      <w:r>
        <w:t xml:space="preserve">Man kann die LEDs auch ohne eine Modellbahn Zentrale schalten. Dazu kann man Schalter oder Taster an den Arduino anschließen. Hier </w:t>
      </w:r>
      <w:r w:rsidRPr="00672A69">
        <w:rPr>
          <w:noProof/>
          <w:sz w:val="6"/>
          <w:szCs w:val="6"/>
        </w:rPr>
        <w:t>[URL=https://www.stummiforum.de/viewtopic.php?f=7&amp;t=165060&amp;sd=a&amp;start=229]</w:t>
      </w:r>
      <w:r w:rsidRPr="00ED76AB">
        <w:rPr>
          <w:noProof/>
          <w:color w:val="00B0F0"/>
          <w:u w:val="single"/>
        </w:rPr>
        <w:t>Einfache Lösung zum einlesen von Tastern für Knopfdruckaktionen (#230)</w:t>
      </w:r>
      <w:r>
        <w:rPr>
          <w:noProof/>
        </w:rPr>
        <w:t xml:space="preserve"> </w:t>
      </w:r>
      <w:r w:rsidRPr="00672A69">
        <w:rPr>
          <w:noProof/>
          <w:sz w:val="6"/>
          <w:szCs w:val="6"/>
        </w:rPr>
        <w:t>[/URL]</w:t>
      </w:r>
      <w:r>
        <w:rPr>
          <w:noProof/>
          <w:sz w:val="6"/>
          <w:szCs w:val="6"/>
        </w:rPr>
        <w:t xml:space="preserve"> </w:t>
      </w:r>
      <w:r w:rsidRPr="006D0937">
        <w:t xml:space="preserve">wird </w:t>
      </w:r>
      <w:r>
        <w:t>eine einfache Schaltung gezeigt wie man 10 Taster über einen einzigen Arduino Pin einlesen kann. Das einlesen von bis zu 80 Schaltern ist über eine zusätzliche Platine möglich.</w:t>
      </w:r>
    </w:p>
    <w:p w:rsidR="001F460D" w:rsidRDefault="001F460D" w:rsidP="006246F2">
      <w:pPr>
        <w:pStyle w:val="KeinLeerraum"/>
      </w:pPr>
    </w:p>
    <w:p w:rsidR="00750AA0" w:rsidRPr="006D0937" w:rsidRDefault="00750AA0" w:rsidP="006246F2">
      <w:pPr>
        <w:pStyle w:val="KeinLeerraum"/>
        <w:rPr>
          <w:noProof/>
          <w:sz w:val="6"/>
          <w:szCs w:val="6"/>
        </w:rPr>
      </w:pPr>
      <w:r>
        <w:t>Die MobaLedLib kann aber auch weiterhin ohne das Excel Tool genutzt werden</w:t>
      </w:r>
      <w:r w:rsidR="00DC341B">
        <w:t>. Dazu existieren in der Arduino IDE viele Beispiele welche zeigen wie man die einzelnen Funktionen nutzen kann. Diese Beispiele können beliebig kombiniert werden</w:t>
      </w:r>
      <w:r w:rsidR="006D0937">
        <w:t xml:space="preserve"> (siehe </w:t>
      </w:r>
      <w:r w:rsidR="006D0937" w:rsidRPr="003B5BE1">
        <w:rPr>
          <w:noProof/>
          <w:sz w:val="6"/>
          <w:szCs w:val="6"/>
        </w:rPr>
        <w:t>[URL=https://www.stummiforum.de/viewtopic.php?f=7&amp;t=165060&amp;sd=a&amp;start=242]</w:t>
      </w:r>
      <w:r w:rsidR="006D0937" w:rsidRPr="00C948F3">
        <w:rPr>
          <w:noProof/>
          <w:color w:val="00B0F0"/>
          <w:u w:val="single"/>
        </w:rPr>
        <w:t>Überblick aller Beispielprogramme der Bibliothek (#243)</w:t>
      </w:r>
      <w:r w:rsidR="006D0937" w:rsidRPr="003B5BE1">
        <w:rPr>
          <w:noProof/>
          <w:sz w:val="6"/>
          <w:szCs w:val="6"/>
        </w:rPr>
        <w:t xml:space="preserve"> [/URL]</w:t>
      </w:r>
      <w:r w:rsidR="006D0937">
        <w:t>).</w:t>
      </w:r>
    </w:p>
    <w:p w:rsidR="001F460D" w:rsidRDefault="001F460D" w:rsidP="006246F2">
      <w:pPr>
        <w:pStyle w:val="KeinLeerraum"/>
      </w:pPr>
    </w:p>
    <w:p w:rsidR="004A5885" w:rsidRDefault="004A5885" w:rsidP="006246F2">
      <w:pPr>
        <w:pStyle w:val="KeinLeerraum"/>
      </w:pPr>
    </w:p>
    <w:p w:rsidR="004A5885" w:rsidRPr="004A5885" w:rsidRDefault="004A5885" w:rsidP="004A5885">
      <w:pPr>
        <w:pStyle w:val="KeinLeerraum"/>
      </w:pPr>
      <w:r w:rsidRPr="004A5885">
        <w:rPr>
          <w:noProof/>
          <w:sz w:val="14"/>
          <w:szCs w:val="14"/>
        </w:rPr>
        <w:t>[color=#0000FF][size=120][b]</w:t>
      </w:r>
      <w:r w:rsidRPr="004A5885">
        <w:rPr>
          <w:noProof/>
        </w:rPr>
        <w:t xml:space="preserve"> </w:t>
      </w:r>
      <w:r w:rsidRPr="004A5885">
        <w:rPr>
          <w:b/>
          <w:bCs/>
          <w:color w:val="0000FF"/>
          <w:sz w:val="28"/>
          <w:szCs w:val="28"/>
        </w:rPr>
        <w:t>Unterstützte Protokolle:</w:t>
      </w:r>
      <w:r w:rsidRPr="004A5885">
        <w:rPr>
          <w:color w:val="0000FF"/>
          <w:sz w:val="24"/>
          <w:szCs w:val="24"/>
        </w:rPr>
        <w:t xml:space="preserve"> </w:t>
      </w:r>
      <w:r w:rsidRPr="004A5885">
        <w:rPr>
          <w:noProof/>
          <w:sz w:val="14"/>
          <w:szCs w:val="14"/>
        </w:rPr>
        <w:t>[/color][/size][/b]</w:t>
      </w:r>
    </w:p>
    <w:p w:rsidR="00CD122A" w:rsidRDefault="004A5885" w:rsidP="006246F2">
      <w:pPr>
        <w:pStyle w:val="KeinLeerraum"/>
      </w:pPr>
      <w:r>
        <w:t>Momentan unterstützt die MobaLedLib die folgenden Protokolle:</w:t>
      </w:r>
    </w:p>
    <w:p w:rsidR="004A5885" w:rsidRDefault="004A5885" w:rsidP="006246F2">
      <w:pPr>
        <w:pStyle w:val="KeinLeerraum"/>
        <w:rPr>
          <w:noProof/>
        </w:rPr>
      </w:pPr>
      <w:r>
        <w:rPr>
          <w:noProof/>
        </w:rPr>
        <w:t>[list]</w:t>
      </w:r>
    </w:p>
    <w:p w:rsidR="004A5885" w:rsidRDefault="004A5885" w:rsidP="006246F2">
      <w:pPr>
        <w:pStyle w:val="KeinLeerraum"/>
      </w:pPr>
      <w:r>
        <w:lastRenderedPageBreak/>
        <w:t>[*] DCC</w:t>
      </w:r>
      <w:r w:rsidR="00087303">
        <w:t xml:space="preserve"> (Das auf fast allen Zentralen verfügbare Protokoll)</w:t>
      </w:r>
    </w:p>
    <w:p w:rsidR="004A5885" w:rsidRPr="00461AD2" w:rsidRDefault="004A5885" w:rsidP="006246F2">
      <w:pPr>
        <w:pStyle w:val="KeinLeerraum"/>
        <w:rPr>
          <w:lang w:val="en-US"/>
        </w:rPr>
      </w:pPr>
      <w:r w:rsidRPr="00461AD2">
        <w:rPr>
          <w:lang w:val="en-US"/>
        </w:rPr>
        <w:t>[*] Selectrix</w:t>
      </w:r>
    </w:p>
    <w:p w:rsidR="004A5885" w:rsidRPr="004A5885" w:rsidRDefault="004A5885" w:rsidP="004A5885">
      <w:pPr>
        <w:pStyle w:val="KeinLeerraum"/>
        <w:rPr>
          <w:lang w:val="en-US"/>
        </w:rPr>
      </w:pPr>
      <w:r w:rsidRPr="004A5885">
        <w:rPr>
          <w:lang w:val="en-US"/>
        </w:rPr>
        <w:t xml:space="preserve">[*] </w:t>
      </w:r>
      <w:r w:rsidRPr="004A5885">
        <w:rPr>
          <w:noProof/>
          <w:lang w:val="en-US"/>
        </w:rPr>
        <w:t>Märklin</w:t>
      </w:r>
      <w:r w:rsidRPr="004A5885">
        <w:rPr>
          <w:lang w:val="en-US"/>
        </w:rPr>
        <w:t xml:space="preserve"> CAN Bus</w:t>
      </w:r>
    </w:p>
    <w:p w:rsidR="004A5885" w:rsidRPr="004A5885" w:rsidRDefault="004A5885" w:rsidP="004A5885">
      <w:pPr>
        <w:pStyle w:val="KeinLeerraum"/>
        <w:rPr>
          <w:lang w:val="en-US"/>
        </w:rPr>
      </w:pPr>
      <w:r w:rsidRPr="004A5885">
        <w:rPr>
          <w:lang w:val="en-US"/>
        </w:rPr>
        <w:t xml:space="preserve"> [/List]</w:t>
      </w:r>
    </w:p>
    <w:p w:rsidR="004A5885" w:rsidRDefault="004A5885" w:rsidP="006246F2">
      <w:pPr>
        <w:pStyle w:val="KeinLeerraum"/>
      </w:pPr>
      <w:r>
        <w:t xml:space="preserve">Die Hauptplatine ist bereits für </w:t>
      </w:r>
      <w:r>
        <w:rPr>
          <w:noProof/>
        </w:rPr>
        <w:t>LocoNet</w:t>
      </w:r>
      <w:r>
        <w:t xml:space="preserve"> vorbereitet. Bis jetzt hat aber noch keine den Bedarf dazu angemeldet. Darum habe ich dieses Protokoll noch nicht implementiert. Generell ist die Bibliothek an die verschiedensten Schnittstellen anpassbar. Meldet Euch, wenn Ihr ein weiteres Protokoll benötigt.  </w:t>
      </w:r>
    </w:p>
    <w:p w:rsidR="004A5885" w:rsidRDefault="004A5885" w:rsidP="006246F2">
      <w:pPr>
        <w:pStyle w:val="KeinLeerraum"/>
      </w:pPr>
    </w:p>
    <w:p w:rsidR="00561C3E" w:rsidRDefault="00561C3E" w:rsidP="006246F2">
      <w:pPr>
        <w:pStyle w:val="KeinLeerraum"/>
      </w:pPr>
    </w:p>
    <w:p w:rsidR="00087303" w:rsidRPr="004A5885" w:rsidRDefault="00087303" w:rsidP="00087303">
      <w:pPr>
        <w:pStyle w:val="KeinLeerraum"/>
      </w:pPr>
      <w:r w:rsidRPr="004A5885">
        <w:rPr>
          <w:noProof/>
          <w:sz w:val="14"/>
          <w:szCs w:val="14"/>
        </w:rPr>
        <w:t>[color=#0000FF][size=120][b]</w:t>
      </w:r>
      <w:r w:rsidRPr="004A5885">
        <w:rPr>
          <w:noProof/>
        </w:rPr>
        <w:t xml:space="preserve"> </w:t>
      </w:r>
      <w:r>
        <w:rPr>
          <w:b/>
          <w:bCs/>
          <w:color w:val="0000FF"/>
          <w:sz w:val="28"/>
          <w:szCs w:val="28"/>
        </w:rPr>
        <w:t>Erweiterbarkeit</w:t>
      </w:r>
      <w:r w:rsidRPr="004A5885">
        <w:rPr>
          <w:b/>
          <w:bCs/>
          <w:color w:val="0000FF"/>
          <w:sz w:val="28"/>
          <w:szCs w:val="28"/>
        </w:rPr>
        <w:t>:</w:t>
      </w:r>
      <w:r w:rsidRPr="004A5885">
        <w:rPr>
          <w:color w:val="0000FF"/>
          <w:sz w:val="24"/>
          <w:szCs w:val="24"/>
        </w:rPr>
        <w:t xml:space="preserve"> </w:t>
      </w:r>
      <w:r w:rsidRPr="004A5885">
        <w:rPr>
          <w:noProof/>
          <w:sz w:val="14"/>
          <w:szCs w:val="14"/>
        </w:rPr>
        <w:t>[/color][/size][/b]</w:t>
      </w:r>
    </w:p>
    <w:p w:rsidR="00087303" w:rsidRDefault="00087303" w:rsidP="00087303">
      <w:pPr>
        <w:pStyle w:val="KeinLeerraum"/>
      </w:pPr>
      <w:r>
        <w:t xml:space="preserve">Die Bibliothek bietet eine Vielzahl von vordefinierten Funktionen. Sie kann aber auch ganz einfach um weitere Effekte ergänzt werden. Das kann man mit dem </w:t>
      </w:r>
      <w:r>
        <w:rPr>
          <w:noProof/>
        </w:rPr>
        <w:t>Pattern_Configurator</w:t>
      </w:r>
      <w:r>
        <w:t xml:space="preserve"> machen:</w:t>
      </w:r>
    </w:p>
    <w:p w:rsidR="00087303" w:rsidRPr="00461AD2" w:rsidRDefault="00087303" w:rsidP="00087303">
      <w:pPr>
        <w:pStyle w:val="KeinLeerraum"/>
        <w:rPr>
          <w:noProof/>
          <w:sz w:val="6"/>
          <w:szCs w:val="6"/>
        </w:rPr>
      </w:pPr>
      <w:r w:rsidRPr="00461AD2">
        <w:rPr>
          <w:noProof/>
          <w:sz w:val="6"/>
          <w:szCs w:val="6"/>
        </w:rPr>
        <w:t>URL=https://www.stummiforum.de/viewtopic.php?f=7&amp;t=165060&amp;sd=a&amp;start=350]</w:t>
      </w:r>
      <w:r w:rsidRPr="00461AD2">
        <w:rPr>
          <w:noProof/>
          <w:color w:val="00B0F0"/>
          <w:u w:val="single"/>
        </w:rPr>
        <w:t>Verbesserter Pattern_Configurator (#351)</w:t>
      </w:r>
      <w:r w:rsidRPr="00461AD2">
        <w:rPr>
          <w:noProof/>
          <w:sz w:val="6"/>
          <w:szCs w:val="6"/>
        </w:rPr>
        <w:t xml:space="preserve"> [/URL]</w:t>
      </w:r>
    </w:p>
    <w:p w:rsidR="00087303" w:rsidRDefault="00087303" w:rsidP="00087303">
      <w:pPr>
        <w:pStyle w:val="KeinLeerraum"/>
      </w:pPr>
      <w:r>
        <w:t>Damit können z.B. beliebige Lichtsignale, Ampeln, Lauflichter, … konfiguriert werden. Schreibt mich an, wenn ihr was Spezielles machen wollt.</w:t>
      </w:r>
    </w:p>
    <w:p w:rsidR="00F4016B" w:rsidRDefault="00F4016B" w:rsidP="00087303">
      <w:pPr>
        <w:pStyle w:val="KeinLeerraum"/>
      </w:pPr>
    </w:p>
    <w:p w:rsidR="00C45211" w:rsidRPr="00087303" w:rsidRDefault="00C45211" w:rsidP="00087303">
      <w:pPr>
        <w:pStyle w:val="KeinLeerraum"/>
      </w:pPr>
      <w:r>
        <w:t xml:space="preserve">Seit dem 17.12.19 ist </w:t>
      </w:r>
      <w:proofErr w:type="gramStart"/>
      <w:r>
        <w:t>der Pattern</w:t>
      </w:r>
      <w:proofErr w:type="gramEnd"/>
      <w:r>
        <w:t xml:space="preserve">_Configurator mit dem </w:t>
      </w:r>
      <w:proofErr w:type="spellStart"/>
      <w:r>
        <w:t>Prog_Generator</w:t>
      </w:r>
      <w:proofErr w:type="spellEnd"/>
      <w:r>
        <w:t xml:space="preserve"> verlobt. Das bedeutet, dass man die Daten ganz einfach zwischen den beiden Programmen austauschen kann. </w:t>
      </w:r>
      <w:r w:rsidR="00F4016B">
        <w:t xml:space="preserve">Ein paar Details dazu findet man hier: </w:t>
      </w:r>
      <w:r w:rsidRPr="00C45211">
        <w:t>https://www.stummiforum.de/viewtopic.php?f=7&amp;t=165060&amp;start=824</w:t>
      </w:r>
    </w:p>
    <w:p w:rsidR="00C45211" w:rsidRPr="00C45211" w:rsidRDefault="00F4016B" w:rsidP="00C45211">
      <w:pPr>
        <w:pStyle w:val="KeinLeerraum"/>
        <w:rPr>
          <w:noProof/>
          <w:sz w:val="6"/>
          <w:szCs w:val="6"/>
        </w:rPr>
      </w:pPr>
      <w:r>
        <w:rPr>
          <w:noProof/>
          <w:sz w:val="16"/>
          <w:szCs w:val="16"/>
        </w:rPr>
        <w:t>[</w:t>
      </w:r>
      <w:r w:rsidR="00C45211" w:rsidRPr="00C45211">
        <w:rPr>
          <w:noProof/>
          <w:sz w:val="16"/>
          <w:szCs w:val="16"/>
        </w:rPr>
        <w:t>URL=https://www.stummiforum.de/viewtopic.php?f=7&amp;t=165060&amp;sd=a&amp;start=824]</w:t>
      </w:r>
      <w:r w:rsidR="00C45211" w:rsidRPr="00C45211">
        <w:rPr>
          <w:noProof/>
          <w:color w:val="00B0F0"/>
          <w:u w:val="single"/>
        </w:rPr>
        <w:t xml:space="preserve">Verlobung von Pattern_Configurator und </w:t>
      </w:r>
      <w:r w:rsidR="00C45211">
        <w:rPr>
          <w:noProof/>
          <w:color w:val="00B0F0"/>
          <w:u w:val="single"/>
        </w:rPr>
        <w:t>Prog_Generator</w:t>
      </w:r>
      <w:r w:rsidR="00C45211" w:rsidRPr="00C45211">
        <w:rPr>
          <w:noProof/>
          <w:color w:val="00B0F0"/>
          <w:u w:val="single"/>
        </w:rPr>
        <w:t xml:space="preserve"> (#</w:t>
      </w:r>
      <w:r w:rsidR="00C45211">
        <w:rPr>
          <w:noProof/>
          <w:color w:val="00B0F0"/>
          <w:u w:val="single"/>
        </w:rPr>
        <w:t>825</w:t>
      </w:r>
      <w:r w:rsidR="00C45211" w:rsidRPr="00C45211">
        <w:rPr>
          <w:noProof/>
          <w:color w:val="00B0F0"/>
          <w:u w:val="single"/>
        </w:rPr>
        <w:t>)</w:t>
      </w:r>
      <w:r w:rsidR="00C45211" w:rsidRPr="00C45211">
        <w:rPr>
          <w:noProof/>
          <w:sz w:val="6"/>
          <w:szCs w:val="6"/>
        </w:rPr>
        <w:t xml:space="preserve"> [/URL]</w:t>
      </w:r>
    </w:p>
    <w:p w:rsidR="00087303" w:rsidRPr="00C45211" w:rsidRDefault="00087303" w:rsidP="006246F2">
      <w:pPr>
        <w:pStyle w:val="KeinLeerraum"/>
      </w:pPr>
    </w:p>
    <w:p w:rsidR="00087303" w:rsidRPr="00C45211" w:rsidRDefault="00087303" w:rsidP="006246F2">
      <w:pPr>
        <w:pStyle w:val="KeinLeerraum"/>
      </w:pPr>
    </w:p>
    <w:p w:rsidR="00FA7C1D" w:rsidRPr="007F5CAC" w:rsidRDefault="00F80868" w:rsidP="00FA7C1D">
      <w:pPr>
        <w:pStyle w:val="KeinLeerraum"/>
        <w:rPr>
          <w:lang w:val="en-US"/>
        </w:rPr>
      </w:pPr>
      <w:r w:rsidRPr="007F5CAC">
        <w:rPr>
          <w:noProof/>
          <w:sz w:val="12"/>
          <w:szCs w:val="12"/>
          <w:lang w:val="en-US"/>
        </w:rPr>
        <w:t>[color=#0000FF][size=120][b]</w:t>
      </w:r>
      <w:r w:rsidR="00FA7C1D" w:rsidRPr="007F5CAC">
        <w:rPr>
          <w:b/>
          <w:bCs/>
          <w:color w:val="0000FF"/>
          <w:sz w:val="28"/>
          <w:szCs w:val="28"/>
          <w:lang w:val="en-US"/>
        </w:rPr>
        <w:t>Installation:</w:t>
      </w:r>
      <w:r w:rsidR="00EB3006" w:rsidRPr="007F5CAC">
        <w:rPr>
          <w:noProof/>
          <w:sz w:val="12"/>
          <w:szCs w:val="12"/>
          <w:lang w:val="en-US"/>
        </w:rPr>
        <w:t xml:space="preserve"> [/color][/size][/b]</w:t>
      </w:r>
    </w:p>
    <w:p w:rsidR="00CD122A" w:rsidRDefault="008C06FB" w:rsidP="00674F0F">
      <w:pPr>
        <w:pStyle w:val="KeinLeerraum"/>
      </w:pPr>
      <w:r w:rsidRPr="008C06FB">
        <w:t>Wenn man die Moba</w:t>
      </w:r>
      <w:r>
        <w:t>L</w:t>
      </w:r>
      <w:r w:rsidRPr="008C06FB">
        <w:t>ed</w:t>
      </w:r>
      <w:r>
        <w:t>L</w:t>
      </w:r>
      <w:r w:rsidRPr="008C06FB">
        <w:t>ib b</w:t>
      </w:r>
      <w:r>
        <w:t xml:space="preserve">enutzen will </w:t>
      </w:r>
      <w:r w:rsidR="00854188">
        <w:t xml:space="preserve">muss man die kostenlose Arduino IDE installieren. Aus der IDE heraus kann man dann mit wenigen Klicks die MobaLedLib herunterladen. Im Beitrag </w:t>
      </w:r>
      <w:r w:rsidR="00FA7C1D" w:rsidRPr="00854188">
        <w:t>#509</w:t>
      </w:r>
      <w:r w:rsidR="00854188">
        <w:t xml:space="preserve">: </w:t>
      </w:r>
      <w:r w:rsidR="00854188" w:rsidRPr="00854188">
        <w:t>https://www.stummiforum.de/viewtopic.php?f=7&amp;t=165060&amp;sd=a&amp;start=508</w:t>
      </w:r>
      <w:r w:rsidR="00854188">
        <w:t xml:space="preserve"> wird anhand vieler Bilder gezeigt wie</w:t>
      </w:r>
      <w:r w:rsidR="001669DB">
        <w:t xml:space="preserve"> das gemacht wird.</w:t>
      </w:r>
      <w:r w:rsidR="00CC2522">
        <w:t xml:space="preserve"> Nach der Installation wird die Konfiguration über das oben gezeigte Excel Sheet gemacht. Man benötigt keinerlei Programmiererfahrung.</w:t>
      </w:r>
    </w:p>
    <w:p w:rsidR="00674F0F" w:rsidRDefault="00674F0F" w:rsidP="00674F0F">
      <w:pPr>
        <w:pStyle w:val="KeinLeerraum"/>
      </w:pPr>
    </w:p>
    <w:p w:rsidR="00674F0F" w:rsidRPr="00461AD2" w:rsidRDefault="00674F0F" w:rsidP="00674F0F">
      <w:pPr>
        <w:pStyle w:val="KeinLeerraum"/>
      </w:pPr>
    </w:p>
    <w:p w:rsidR="00FA7C1D" w:rsidRPr="00461AD2" w:rsidRDefault="00F80868">
      <w:r w:rsidRPr="00461AD2">
        <w:rPr>
          <w:noProof/>
          <w:sz w:val="12"/>
          <w:szCs w:val="12"/>
        </w:rPr>
        <w:t>[color=#0000FF][size=120][b]</w:t>
      </w:r>
      <w:r w:rsidR="00EB3006" w:rsidRPr="00461AD2">
        <w:rPr>
          <w:noProof/>
          <w:sz w:val="12"/>
          <w:szCs w:val="12"/>
        </w:rPr>
        <w:t xml:space="preserve"> </w:t>
      </w:r>
      <w:r w:rsidR="00FA7C1D" w:rsidRPr="00461AD2">
        <w:rPr>
          <w:b/>
          <w:bCs/>
          <w:noProof/>
          <w:color w:val="0000FF"/>
          <w:sz w:val="28"/>
          <w:szCs w:val="28"/>
        </w:rPr>
        <w:t>Dokumentation</w:t>
      </w:r>
      <w:r w:rsidR="00FA7C1D" w:rsidRPr="00461AD2">
        <w:rPr>
          <w:b/>
          <w:bCs/>
          <w:color w:val="0000FF"/>
          <w:sz w:val="28"/>
          <w:szCs w:val="28"/>
        </w:rPr>
        <w:t>:</w:t>
      </w:r>
      <w:r w:rsidR="00EB3006" w:rsidRPr="00461AD2">
        <w:rPr>
          <w:color w:val="0000FF"/>
          <w:sz w:val="24"/>
          <w:szCs w:val="24"/>
        </w:rPr>
        <w:t xml:space="preserve"> </w:t>
      </w:r>
      <w:r w:rsidR="00EB3006" w:rsidRPr="00461AD2">
        <w:rPr>
          <w:noProof/>
          <w:sz w:val="12"/>
          <w:szCs w:val="12"/>
        </w:rPr>
        <w:t>[/color][/size][/b]</w:t>
      </w:r>
    </w:p>
    <w:p w:rsidR="001669DB" w:rsidRDefault="001669DB" w:rsidP="00EB3006">
      <w:pPr>
        <w:pStyle w:val="KeinLeerraum"/>
      </w:pPr>
      <w:r>
        <w:t xml:space="preserve">Die Dokumentation der Bibliothek und der verfügbaren Platinen befinden sich in diesem GitHub Repository: </w:t>
      </w:r>
      <w:bookmarkStart w:id="1" w:name="_Hlk21638414"/>
      <w:r w:rsidR="00FC1352">
        <w:fldChar w:fldCharType="begin"/>
      </w:r>
      <w:r w:rsidR="00FC1352">
        <w:instrText xml:space="preserve"> HYPERLINK "https://github.com/Hardi-St/MobaLedLib_Docu" </w:instrText>
      </w:r>
      <w:r w:rsidR="00FC1352">
        <w:fldChar w:fldCharType="separate"/>
      </w:r>
      <w:r w:rsidRPr="00E2539F">
        <w:rPr>
          <w:rStyle w:val="Hyperlink"/>
        </w:rPr>
        <w:t>https://github.com/Hardi-St/MobaLedLib_Docu</w:t>
      </w:r>
      <w:r w:rsidR="00FC1352">
        <w:rPr>
          <w:rStyle w:val="Hyperlink"/>
        </w:rPr>
        <w:fldChar w:fldCharType="end"/>
      </w:r>
      <w:bookmarkEnd w:id="1"/>
    </w:p>
    <w:p w:rsidR="008E6C61" w:rsidRDefault="008E6C61" w:rsidP="00EB3006">
      <w:pPr>
        <w:pStyle w:val="KeinLeerraum"/>
      </w:pPr>
      <w:r>
        <w:t xml:space="preserve">Eine (hoffentlich aktuelle) Liste aller Dokumente mit einer kurzen Beschreibung zu jedem Dokument kann man über diesen Link </w:t>
      </w:r>
      <w:r w:rsidR="009C0D45" w:rsidRPr="009C0D45">
        <w:t>https://github.com/Hardi-St/MobaLedLib_Docu/blob/master/Dokumente%20zur%20MobaLedLib.md</w:t>
      </w:r>
      <w:r>
        <w:t xml:space="preserve"> </w:t>
      </w:r>
      <w:r w:rsidR="009C0D45">
        <w:t>öffnen.</w:t>
      </w:r>
    </w:p>
    <w:p w:rsidR="008E6C61" w:rsidRDefault="008E6C61" w:rsidP="00EB3006">
      <w:pPr>
        <w:pStyle w:val="KeinLeerraum"/>
      </w:pPr>
    </w:p>
    <w:p w:rsidR="001669DB" w:rsidRDefault="008E6C61" w:rsidP="00EB3006">
      <w:pPr>
        <w:pStyle w:val="KeinLeerraum"/>
      </w:pPr>
      <w:r>
        <w:t>Eine Dokumentation ist niemals Vollständig. Es fehlt immer irgendetwas. Ihr sei</w:t>
      </w:r>
      <w:r w:rsidR="009C0D45">
        <w:t>d</w:t>
      </w:r>
      <w:r>
        <w:t xml:space="preserve"> herzlich dazu eingeladen an der Beschreibung der MobaLedLib mitzuwirken. </w:t>
      </w:r>
      <w:r w:rsidR="00674F0F">
        <w:t xml:space="preserve">Das könnt Ihr mir Verbesserungsvorschlägen an bestehenden Dokumenten oder durch erstellen eigner Dokumente machen. </w:t>
      </w:r>
    </w:p>
    <w:p w:rsidR="00087303" w:rsidRDefault="00087303" w:rsidP="00EB3006">
      <w:pPr>
        <w:pStyle w:val="KeinLeerraum"/>
      </w:pPr>
    </w:p>
    <w:p w:rsidR="00087303" w:rsidRPr="00087303" w:rsidRDefault="00087303" w:rsidP="00EB3006">
      <w:pPr>
        <w:pStyle w:val="KeinLeerraum"/>
        <w:rPr>
          <w:noProof/>
          <w:sz w:val="6"/>
          <w:szCs w:val="6"/>
        </w:rPr>
      </w:pPr>
      <w:r>
        <w:t xml:space="preserve">Wir treffen uns immer mal wieder zu einem „virtuellen“ Stammtisch. Dazu ist jeder herzlich eingeladen. Man benötigt dazu nur einen PC mit Internetzugang (Siehe: </w:t>
      </w: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r w:rsidRPr="00087303">
        <w:t>).</w:t>
      </w:r>
    </w:p>
    <w:p w:rsidR="0001404E" w:rsidRDefault="0001404E" w:rsidP="00EB3006">
      <w:pPr>
        <w:pStyle w:val="KeinLeerraum"/>
      </w:pPr>
    </w:p>
    <w:p w:rsidR="00CD122A" w:rsidRDefault="00CD122A" w:rsidP="00EB3006">
      <w:pPr>
        <w:pStyle w:val="KeinLeerraum"/>
      </w:pPr>
    </w:p>
    <w:p w:rsidR="008C06FB" w:rsidRPr="00EB3006" w:rsidRDefault="008E6C61" w:rsidP="00A73111">
      <w:pPr>
        <w:pStyle w:val="KeinLeerraum"/>
        <w:rPr>
          <w:lang w:val="en-US"/>
        </w:rPr>
      </w:pPr>
      <w:r w:rsidRPr="00EE5B5E">
        <w:rPr>
          <w:noProof/>
          <w:sz w:val="14"/>
          <w:szCs w:val="14"/>
        </w:rPr>
        <w:t xml:space="preserve"> </w:t>
      </w:r>
      <w:r w:rsidR="008C06FB" w:rsidRPr="00A73111">
        <w:rPr>
          <w:noProof/>
          <w:sz w:val="14"/>
          <w:szCs w:val="14"/>
          <w:lang w:val="en-US"/>
        </w:rPr>
        <w:t>[color=#0000FF][size=120][b]</w:t>
      </w:r>
      <w:r w:rsidR="008C06FB">
        <w:rPr>
          <w:noProof/>
          <w:lang w:val="en-US"/>
        </w:rPr>
        <w:t xml:space="preserve"> </w:t>
      </w:r>
      <w:proofErr w:type="spellStart"/>
      <w:r w:rsidR="008C06FB" w:rsidRPr="00461AD2">
        <w:rPr>
          <w:b/>
          <w:bCs/>
          <w:color w:val="0000FF"/>
          <w:sz w:val="28"/>
          <w:szCs w:val="28"/>
          <w:lang w:val="en-US"/>
        </w:rPr>
        <w:t>Benötigte</w:t>
      </w:r>
      <w:proofErr w:type="spellEnd"/>
      <w:r w:rsidR="008C06FB" w:rsidRPr="00FE0E6E">
        <w:rPr>
          <w:b/>
          <w:bCs/>
          <w:color w:val="0000FF"/>
          <w:sz w:val="28"/>
          <w:szCs w:val="28"/>
          <w:lang w:val="en-US"/>
        </w:rPr>
        <w:t xml:space="preserve"> Hardware:</w:t>
      </w:r>
      <w:r w:rsidR="008C06FB" w:rsidRPr="00EB3006">
        <w:rPr>
          <w:color w:val="0000FF"/>
          <w:sz w:val="24"/>
          <w:szCs w:val="24"/>
          <w:lang w:val="en-US"/>
        </w:rPr>
        <w:t xml:space="preserve"> </w:t>
      </w:r>
      <w:r w:rsidR="008C06FB" w:rsidRPr="00CB4359">
        <w:rPr>
          <w:noProof/>
          <w:sz w:val="14"/>
          <w:szCs w:val="14"/>
          <w:lang w:val="en-US"/>
        </w:rPr>
        <w:t>[/color][/size][/b]</w:t>
      </w:r>
    </w:p>
    <w:p w:rsidR="008C06FB" w:rsidRDefault="00A73111" w:rsidP="00A73111">
      <w:pPr>
        <w:pStyle w:val="KeinLeerraum"/>
      </w:pPr>
      <w:r w:rsidRPr="00A73111">
        <w:t xml:space="preserve">Für die ersten Tests mit </w:t>
      </w:r>
      <w:r>
        <w:t>der MobaLedLib benötigt man einen Arduino Nano oder einen Uno und ein paar WS2812 RGB LEDs. Im Abschnitt „</w:t>
      </w:r>
      <w:r w:rsidRPr="00A73111">
        <w:t>Bezugsquellen</w:t>
      </w:r>
      <w:r>
        <w:t xml:space="preserve">“ findet man ein paar mögliche Quellen. </w:t>
      </w:r>
    </w:p>
    <w:p w:rsidR="00A73111" w:rsidRDefault="00A73111" w:rsidP="00A73111">
      <w:pPr>
        <w:pStyle w:val="KeinLeerraum"/>
      </w:pPr>
      <w:r>
        <w:lastRenderedPageBreak/>
        <w:t>Den Eingang der ersten RGB LED verbindet man mit dem Pin D6 des Arduinos. Zusätzlich schließt man +5V und GND an die entsprechenden Anschlüsse des Arduinos und kann schon loslegen.</w:t>
      </w:r>
    </w:p>
    <w:p w:rsidR="00A73111" w:rsidRDefault="00A73111" w:rsidP="00A73111">
      <w:pPr>
        <w:pStyle w:val="KeinLeerraum"/>
      </w:pPr>
    </w:p>
    <w:p w:rsidR="00CB4359" w:rsidRPr="007F40CE" w:rsidRDefault="00CB4359" w:rsidP="00A73111">
      <w:pPr>
        <w:pStyle w:val="KeinLeerraum"/>
        <w:rPr>
          <w:noProof/>
          <w:sz w:val="6"/>
          <w:szCs w:val="6"/>
        </w:rPr>
      </w:pPr>
      <w:r>
        <w:t xml:space="preserve">Es empfiehlt sich aber, dass man die von Alf zum Selbstkostenpreis zur Verfügung gestellten Platinen verwendet. Dazu schickt man eine E-Mail an </w:t>
      </w:r>
      <w:hyperlink r:id="rId15" w:history="1">
        <w:r w:rsidR="00D773FC" w:rsidRPr="00E32930">
          <w:rPr>
            <w:rStyle w:val="Hyperlink"/>
            <w:b/>
            <w:bCs/>
          </w:rPr>
          <w:t>LedLib@yahoo.com</w:t>
        </w:r>
      </w:hyperlink>
      <w:r w:rsidR="00236271">
        <w:rPr>
          <w:rStyle w:val="Fett"/>
          <w:color w:val="FF0000"/>
        </w:rPr>
        <w:t xml:space="preserve"> </w:t>
      </w:r>
      <w:r w:rsidR="007F40CE">
        <w:t xml:space="preserve">(Siehe: </w:t>
      </w:r>
      <w:r w:rsidR="007F40CE" w:rsidRPr="003E54F5">
        <w:rPr>
          <w:noProof/>
          <w:sz w:val="6"/>
          <w:szCs w:val="6"/>
        </w:rPr>
        <w:t>[URL=</w:t>
      </w:r>
      <w:proofErr w:type="gramStart"/>
      <w:r w:rsidR="007F40CE" w:rsidRPr="003E54F5">
        <w:rPr>
          <w:noProof/>
          <w:sz w:val="6"/>
          <w:szCs w:val="6"/>
        </w:rPr>
        <w:t>https://www.stummiforum.de/viewtopic.php?f=7&amp;t=165060&amp;sd=a&amp;start=499]</w:t>
      </w:r>
      <w:r w:rsidR="007F40CE">
        <w:rPr>
          <w:color w:val="00B0F0"/>
          <w:u w:val="single"/>
        </w:rPr>
        <w:t>Verfügbare</w:t>
      </w:r>
      <w:proofErr w:type="gramEnd"/>
      <w:r w:rsidR="007F40CE">
        <w:rPr>
          <w:color w:val="00B0F0"/>
          <w:u w:val="single"/>
        </w:rPr>
        <w:t xml:space="preserv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674F0F" w:rsidRDefault="00674F0F" w:rsidP="00A73111">
      <w:pPr>
        <w:pStyle w:val="KeinLeerraum"/>
      </w:pPr>
    </w:p>
    <w:p w:rsidR="00F606A6" w:rsidRDefault="00F606A6" w:rsidP="00A73111">
      <w:pPr>
        <w:pStyle w:val="KeinLeerraum"/>
      </w:pPr>
    </w:p>
    <w:p w:rsidR="00DC4B39" w:rsidRPr="00DC4B39" w:rsidRDefault="00DC4B39" w:rsidP="00DC4B39">
      <w:pPr>
        <w:pStyle w:val="KeinLeerraum"/>
      </w:pPr>
      <w:r w:rsidRPr="00DC4B39">
        <w:rPr>
          <w:noProof/>
          <w:sz w:val="14"/>
          <w:szCs w:val="14"/>
        </w:rPr>
        <w:t>[color=#0000FF][size=120][b]</w:t>
      </w:r>
      <w:r w:rsidRPr="00DC4B39">
        <w:rPr>
          <w:noProof/>
        </w:rPr>
        <w:t xml:space="preserve"> </w:t>
      </w:r>
      <w:r w:rsidRPr="00FE0E6E">
        <w:rPr>
          <w:b/>
          <w:bCs/>
          <w:color w:val="0000FF"/>
          <w:sz w:val="28"/>
          <w:szCs w:val="28"/>
        </w:rPr>
        <w:t>Einbau der LEDs in ein Haus:</w:t>
      </w:r>
      <w:r w:rsidRPr="00DC4B39">
        <w:rPr>
          <w:color w:val="0000FF"/>
          <w:sz w:val="24"/>
          <w:szCs w:val="24"/>
        </w:rPr>
        <w:t xml:space="preserve"> </w:t>
      </w:r>
      <w:r w:rsidRPr="00DC4B39">
        <w:rPr>
          <w:noProof/>
          <w:sz w:val="14"/>
          <w:szCs w:val="14"/>
        </w:rPr>
        <w:t>[/color][/size][/b]</w:t>
      </w:r>
    </w:p>
    <w:p w:rsidR="00DC4B39" w:rsidRDefault="00DC4B39" w:rsidP="00A73111">
      <w:pPr>
        <w:pStyle w:val="KeinLeerraum"/>
      </w:pPr>
      <w:r>
        <w:t xml:space="preserve">Die LEDs können auf verschiedenste Arten in die Häuser eingebaut werden. Am besten eignen sich die RGB </w:t>
      </w:r>
      <w:r w:rsidR="00982526">
        <w:t>LEDs,</w:t>
      </w:r>
      <w:r>
        <w:t xml:space="preserve"> weil man damit beliebige Farben und Spezialeffekte wie TV oder offener Kamin erzeugen kann. Es können aber auch „normale“ einzelne Weiße LEDs verwendet werden welche dann über WS2811 Module angesteuert werden. Hier ein paar Bilder wie ich das mache:</w:t>
      </w:r>
    </w:p>
    <w:p w:rsidR="002470B0" w:rsidRDefault="002470B0" w:rsidP="00A73111">
      <w:pPr>
        <w:pStyle w:val="KeinLeerraum"/>
      </w:pPr>
      <w:r>
        <w:t>Anschluss der LEDs über ein Flachkabel:</w:t>
      </w:r>
    </w:p>
    <w:p w:rsidR="00866C2D" w:rsidRDefault="002470B0" w:rsidP="002470B0">
      <w:pPr>
        <w:pStyle w:val="KeinLeerraum"/>
        <w:rPr>
          <w:noProof/>
        </w:rPr>
      </w:pPr>
      <w:r>
        <w:rPr>
          <w:noProof/>
        </w:rPr>
        <w:t>[url=https://abload.de/image.php?img=05_alle_ledsp11202308ceh4.jpg][img]</w:t>
      </w:r>
      <w:hyperlink r:id="rId16" w:history="1">
        <w:r w:rsidRPr="00037732">
          <w:rPr>
            <w:rStyle w:val="Hyperlink"/>
            <w:noProof/>
          </w:rPr>
          <w:t>https://abload.de/img/05_alle_ledsp11202308ceh4.jpg[/img][/url</w:t>
        </w:r>
      </w:hyperlink>
      <w:r>
        <w:rPr>
          <w:noProof/>
        </w:rPr>
        <w:t>]</w:t>
      </w:r>
    </w:p>
    <w:p w:rsidR="002470B0" w:rsidRDefault="00847480" w:rsidP="002470B0">
      <w:pPr>
        <w:pStyle w:val="KeinLeerraum"/>
      </w:pPr>
      <w:r>
        <w:rPr>
          <w:noProof/>
        </w:rPr>
        <w:drawing>
          <wp:inline distT="0" distB="0" distL="0" distR="0" wp14:anchorId="37C4DF1F" wp14:editId="16B085C6">
            <wp:extent cx="1901421" cy="1240367"/>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1942134" cy="1266926"/>
                    </a:xfrm>
                    <a:prstGeom prst="rect">
                      <a:avLst/>
                    </a:prstGeom>
                    <a:noFill/>
                    <a:ln>
                      <a:noFill/>
                    </a:ln>
                  </pic:spPr>
                </pic:pic>
              </a:graphicData>
            </a:graphic>
          </wp:inline>
        </w:drawing>
      </w:r>
    </w:p>
    <w:p w:rsidR="002470B0" w:rsidRDefault="002470B0" w:rsidP="002470B0">
      <w:pPr>
        <w:pStyle w:val="KeinLeerraum"/>
      </w:pPr>
      <w:r>
        <w:t>Die LEDs werden auf Papp</w:t>
      </w:r>
      <w:r w:rsidR="00982526">
        <w:t>-</w:t>
      </w:r>
      <w:r>
        <w:t>Zwischendecken mit Papp</w:t>
      </w:r>
      <w:r w:rsidR="00982526">
        <w:t>-</w:t>
      </w:r>
      <w:r>
        <w:t>Trennwänden geklebt und in das Haus geschoben:</w:t>
      </w:r>
    </w:p>
    <w:p w:rsidR="002470B0" w:rsidRDefault="002470B0" w:rsidP="002470B0">
      <w:pPr>
        <w:pStyle w:val="KeinLeerraum"/>
        <w:rPr>
          <w:noProof/>
        </w:rPr>
      </w:pPr>
      <w:r w:rsidRPr="002470B0">
        <w:rPr>
          <w:noProof/>
        </w:rPr>
        <w:t>[url=https://abload.de/image.php?img=11_einbauinshausp1120ubd3j.jpg][img]https://abload.de/img/11_einbauinshausp1120ubd3j.jpg[/img][/url]</w:t>
      </w:r>
      <w:r w:rsidR="00866C2D" w:rsidRPr="00866C2D">
        <w:t xml:space="preserve"> </w:t>
      </w:r>
    </w:p>
    <w:p w:rsidR="002470B0" w:rsidRDefault="00847480" w:rsidP="00A73111">
      <w:pPr>
        <w:pStyle w:val="KeinLeerraum"/>
      </w:pPr>
      <w:r>
        <w:rPr>
          <w:noProof/>
        </w:rPr>
        <w:drawing>
          <wp:inline distT="0" distB="0" distL="0" distR="0" wp14:anchorId="0856090A" wp14:editId="67A56A2B">
            <wp:extent cx="2257381" cy="30522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2283328" cy="3087317"/>
                    </a:xfrm>
                    <a:prstGeom prst="rect">
                      <a:avLst/>
                    </a:prstGeom>
                    <a:noFill/>
                    <a:ln>
                      <a:noFill/>
                    </a:ln>
                  </pic:spPr>
                </pic:pic>
              </a:graphicData>
            </a:graphic>
          </wp:inline>
        </w:drawing>
      </w:r>
    </w:p>
    <w:p w:rsidR="002470B0" w:rsidRPr="0038220B" w:rsidRDefault="002470B0" w:rsidP="002470B0">
      <w:pPr>
        <w:pStyle w:val="KeinLeerraum"/>
        <w:rPr>
          <w:noProof/>
          <w:sz w:val="14"/>
          <w:szCs w:val="14"/>
        </w:rPr>
      </w:pPr>
      <w:r>
        <w:t xml:space="preserve">Details findet man hier: </w:t>
      </w:r>
      <w:r w:rsidRPr="003B5BE1">
        <w:rPr>
          <w:noProof/>
          <w:sz w:val="6"/>
          <w:szCs w:val="6"/>
        </w:rPr>
        <w:t>[URL=https://www.stummiforum.de/viewtopic.php?f=7&amp;t=165060&amp;sd=a&amp;start=33]</w:t>
      </w:r>
      <w:r w:rsidRPr="00CE0D56">
        <w:rPr>
          <w:b/>
          <w:bCs/>
          <w:noProof/>
          <w:color w:val="00B0F0"/>
        </w:rPr>
        <w:t>LED Einbau in Haus (#34</w:t>
      </w:r>
      <w:r w:rsidRPr="002470B0">
        <w:rPr>
          <w:b/>
          <w:bCs/>
          <w:noProof/>
          <w:color w:val="00B0F0"/>
        </w:rPr>
        <w:t>)</w:t>
      </w:r>
      <w:r w:rsidRPr="00CE0D56">
        <w:rPr>
          <w:b/>
          <w:bCs/>
          <w:noProof/>
          <w:color w:val="00B0F0"/>
          <w:sz w:val="14"/>
          <w:szCs w:val="14"/>
        </w:rPr>
        <w:t xml:space="preserve"> </w:t>
      </w:r>
      <w:r w:rsidRPr="003B5BE1">
        <w:rPr>
          <w:noProof/>
          <w:sz w:val="6"/>
          <w:szCs w:val="6"/>
        </w:rPr>
        <w:t>[/URL]</w:t>
      </w:r>
    </w:p>
    <w:p w:rsidR="002470B0" w:rsidRDefault="002470B0" w:rsidP="00A73111">
      <w:pPr>
        <w:pStyle w:val="KeinLeerraum"/>
      </w:pPr>
      <w:r>
        <w:t>Hier noch weitere Beispiele:</w:t>
      </w:r>
    </w:p>
    <w:p w:rsidR="00982526" w:rsidRPr="003B5BE1" w:rsidRDefault="00982526" w:rsidP="00982526">
      <w:pPr>
        <w:pStyle w:val="KeinLeerraum"/>
        <w:rPr>
          <w:noProof/>
          <w:sz w:val="6"/>
          <w:szCs w:val="6"/>
        </w:rPr>
      </w:pPr>
      <w:r w:rsidRPr="003B5BE1">
        <w:rPr>
          <w:noProof/>
          <w:sz w:val="6"/>
          <w:szCs w:val="6"/>
        </w:rPr>
        <w:t xml:space="preserve"> [URL=https://www.stummiforum.de/viewtopic.php?f=7&amp;t=165060&amp;sd=a&amp;start=230]</w:t>
      </w:r>
      <w:r w:rsidRPr="00ED76AB">
        <w:rPr>
          <w:noProof/>
          <w:color w:val="00B0F0"/>
          <w:u w:val="single"/>
        </w:rPr>
        <w:t>Video: Einbau der LEDs in Spur N Haus von Rolf (#231)</w:t>
      </w:r>
      <w:r>
        <w:rPr>
          <w:noProof/>
        </w:rPr>
        <w:t xml:space="preserve"> </w:t>
      </w:r>
      <w:r w:rsidRPr="003B5BE1">
        <w:rPr>
          <w:noProof/>
          <w:sz w:val="6"/>
          <w:szCs w:val="6"/>
        </w:rPr>
        <w:t>[/URL]</w:t>
      </w:r>
    </w:p>
    <w:p w:rsidR="00982526" w:rsidRDefault="00982526" w:rsidP="00982526">
      <w:pPr>
        <w:pStyle w:val="KeinLeerraum"/>
        <w:rPr>
          <w:noProof/>
          <w:sz w:val="6"/>
          <w:szCs w:val="6"/>
        </w:rPr>
      </w:pPr>
      <w:r w:rsidRPr="003B5BE1">
        <w:rPr>
          <w:noProof/>
          <w:sz w:val="6"/>
          <w:szCs w:val="6"/>
        </w:rPr>
        <w:t>[URL=https://www.stummiforum.de/viewtopic.php?f=7&amp;t=165060&amp;sd=a&amp;start=237]</w:t>
      </w:r>
      <w:r w:rsidRPr="00C948F3">
        <w:rPr>
          <w:noProof/>
          <w:color w:val="00B0F0"/>
          <w:u w:val="single"/>
        </w:rPr>
        <w:t>Video: Einbau weiterer LEDs mit selbstklebenden Kupferstreifen von Rolf (#238)</w:t>
      </w:r>
      <w:r w:rsidRPr="003B5BE1">
        <w:rPr>
          <w:noProof/>
          <w:sz w:val="14"/>
          <w:szCs w:val="14"/>
        </w:rPr>
        <w:t xml:space="preserve"> </w:t>
      </w:r>
      <w:r w:rsidRPr="003B5BE1">
        <w:rPr>
          <w:noProof/>
          <w:sz w:val="6"/>
          <w:szCs w:val="6"/>
        </w:rPr>
        <w:t>[/URL]</w:t>
      </w:r>
    </w:p>
    <w:p w:rsidR="00236271" w:rsidRPr="00C948F3" w:rsidRDefault="00236271" w:rsidP="00982526">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Pr="00F1703D">
        <w:rPr>
          <w:color w:val="00B0F0"/>
          <w:u w:val="single"/>
        </w:rPr>
        <w:t xml:space="preserve"> </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982526" w:rsidRPr="00ED76AB" w:rsidRDefault="00982526" w:rsidP="00982526">
      <w:pPr>
        <w:pStyle w:val="KeinLeerraum"/>
        <w:rPr>
          <w:noProof/>
          <w:sz w:val="14"/>
          <w:szCs w:val="14"/>
        </w:rPr>
      </w:pPr>
    </w:p>
    <w:p w:rsidR="00CD122A" w:rsidRDefault="00CD122A" w:rsidP="00A73111">
      <w:pPr>
        <w:pStyle w:val="KeinLeerraum"/>
      </w:pPr>
    </w:p>
    <w:p w:rsidR="00674F0F" w:rsidRDefault="00674F0F" w:rsidP="00A73111">
      <w:pPr>
        <w:pStyle w:val="KeinLeerraum"/>
      </w:pPr>
    </w:p>
    <w:p w:rsidR="003E127C" w:rsidRDefault="003E127C" w:rsidP="003E127C">
      <w:pPr>
        <w:pStyle w:val="KeinLeerraum"/>
        <w:rPr>
          <w:noProof/>
          <w:sz w:val="14"/>
          <w:szCs w:val="14"/>
          <w:lang w:val="en-US"/>
        </w:rPr>
      </w:pPr>
      <w:r w:rsidRPr="003E127C">
        <w:rPr>
          <w:noProof/>
          <w:sz w:val="14"/>
          <w:szCs w:val="14"/>
          <w:lang w:val="en-US"/>
        </w:rPr>
        <w:t>[color=#0000FF][size=120][b]</w:t>
      </w:r>
      <w:r w:rsidRPr="003E127C">
        <w:rPr>
          <w:noProof/>
          <w:lang w:val="en-US"/>
        </w:rPr>
        <w:t xml:space="preserve"> </w:t>
      </w:r>
      <w:r w:rsidRPr="00FE0E6E">
        <w:rPr>
          <w:b/>
          <w:bCs/>
          <w:color w:val="0000FF"/>
          <w:sz w:val="28"/>
          <w:szCs w:val="28"/>
          <w:lang w:val="en-US"/>
        </w:rPr>
        <w:t>Anschluss der WS2811 Module:</w:t>
      </w:r>
      <w:r w:rsidRPr="003E127C">
        <w:rPr>
          <w:color w:val="0000FF"/>
          <w:sz w:val="24"/>
          <w:szCs w:val="24"/>
          <w:lang w:val="en-US"/>
        </w:rPr>
        <w:t xml:space="preserve"> </w:t>
      </w:r>
      <w:r w:rsidRPr="003E127C">
        <w:rPr>
          <w:noProof/>
          <w:sz w:val="14"/>
          <w:szCs w:val="14"/>
          <w:lang w:val="en-US"/>
        </w:rPr>
        <w:t>[/color][/size][/b]</w:t>
      </w:r>
    </w:p>
    <w:p w:rsidR="003E127C" w:rsidRDefault="003E127C" w:rsidP="003E127C">
      <w:pPr>
        <w:pStyle w:val="KeinLeerraum"/>
      </w:pPr>
      <w:r>
        <w:t>Mit den WS2811 können 3 normale LEDs über die MobaLedLib angesteuert werden. Das können LEDs in Straßenlaternen, Ampeln oder Lichtsignalen sein. Da die WS2811 Chips den Strom intern auf 18 mA begrenzen werden keine zusätzlichen Widerstände benötigt. Achtung: Eventuell vorhandene Widerstände [b]müssen[/b] entfernt werden sonst leuchten die LEDs viel zu schwach.</w:t>
      </w:r>
    </w:p>
    <w:p w:rsidR="003E127C" w:rsidRDefault="003E127C" w:rsidP="003E127C">
      <w:pPr>
        <w:pStyle w:val="KeinLeerraum"/>
      </w:pPr>
      <w:r>
        <w:t>Hier ein Beispiel eines Lichtsignals:</w:t>
      </w:r>
    </w:p>
    <w:p w:rsidR="003E127C" w:rsidRDefault="003E127C" w:rsidP="003E127C">
      <w:pPr>
        <w:pStyle w:val="KeinLeerraum"/>
        <w:rPr>
          <w:noProof/>
        </w:rPr>
      </w:pPr>
      <w:r>
        <w:rPr>
          <w:noProof/>
        </w:rPr>
        <w:t>[url=https://abload.de/image.php?img=p1120105f7cfv.jpg][img]</w:t>
      </w:r>
      <w:hyperlink r:id="rId19" w:history="1">
        <w:r w:rsidR="003B5BE1" w:rsidRPr="00037732">
          <w:rPr>
            <w:rStyle w:val="Hyperlink"/>
            <w:noProof/>
          </w:rPr>
          <w:t>https://abload.de/img/p1120105f7cfv.jpg[/img][/url</w:t>
        </w:r>
      </w:hyperlink>
      <w:r>
        <w:rPr>
          <w:noProof/>
        </w:rPr>
        <w:t>]</w:t>
      </w:r>
    </w:p>
    <w:p w:rsidR="003B5BE1" w:rsidRDefault="003B5BE1" w:rsidP="003E127C">
      <w:pPr>
        <w:pStyle w:val="KeinLeerraum"/>
        <w:rPr>
          <w:noProof/>
        </w:rPr>
      </w:pPr>
      <w:r>
        <w:rPr>
          <w:noProof/>
        </w:rPr>
        <w:drawing>
          <wp:inline distT="0" distB="0" distL="0" distR="0">
            <wp:extent cx="2256367" cy="3054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2288632" cy="3098124"/>
                    </a:xfrm>
                    <a:prstGeom prst="rect">
                      <a:avLst/>
                    </a:prstGeom>
                    <a:noFill/>
                    <a:ln>
                      <a:noFill/>
                    </a:ln>
                  </pic:spPr>
                </pic:pic>
              </a:graphicData>
            </a:graphic>
          </wp:inline>
        </w:drawing>
      </w:r>
    </w:p>
    <w:p w:rsidR="003E127C" w:rsidRDefault="003E127C" w:rsidP="003E127C">
      <w:pPr>
        <w:pStyle w:val="KeinLeerraum"/>
      </w:pPr>
    </w:p>
    <w:p w:rsidR="003E127C" w:rsidRDefault="003E127C" w:rsidP="003E127C">
      <w:pPr>
        <w:pStyle w:val="KeinLeerraum"/>
      </w:pPr>
      <w:r>
        <w:t>Das Ausfahrtssignal besitzt 6 LEDs. Diese werden mit zwei WS2811 Modulen angesteuert welche in einem Schrumpfschlauch übereinander verpackt sind:</w:t>
      </w:r>
    </w:p>
    <w:p w:rsidR="003E127C" w:rsidRDefault="003E127C" w:rsidP="003E127C">
      <w:pPr>
        <w:pStyle w:val="KeinLeerraum"/>
        <w:rPr>
          <w:noProof/>
        </w:rPr>
      </w:pPr>
      <w:r>
        <w:rPr>
          <w:noProof/>
        </w:rPr>
        <w:t>[url=https://abload.de/image.php?img=p1120103b8cso.jpg][img]</w:t>
      </w:r>
      <w:hyperlink r:id="rId21" w:history="1">
        <w:r w:rsidR="003B5BE1" w:rsidRPr="00037732">
          <w:rPr>
            <w:rStyle w:val="Hyperlink"/>
            <w:noProof/>
          </w:rPr>
          <w:t>https://abload.de/img/p1120103b8cso.jpg[/img][/url</w:t>
        </w:r>
      </w:hyperlink>
      <w:r>
        <w:rPr>
          <w:noProof/>
        </w:rPr>
        <w:t>]</w:t>
      </w:r>
    </w:p>
    <w:p w:rsidR="003B5BE1" w:rsidRDefault="003B5BE1" w:rsidP="003E127C">
      <w:pPr>
        <w:pStyle w:val="KeinLeerraum"/>
        <w:rPr>
          <w:noProof/>
        </w:rPr>
      </w:pPr>
      <w:r>
        <w:rPr>
          <w:noProof/>
        </w:rPr>
        <w:drawing>
          <wp:inline distT="0" distB="0" distL="0" distR="0">
            <wp:extent cx="2307167" cy="85908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341447" cy="871848"/>
                    </a:xfrm>
                    <a:prstGeom prst="rect">
                      <a:avLst/>
                    </a:prstGeom>
                    <a:noFill/>
                    <a:ln>
                      <a:noFill/>
                    </a:ln>
                  </pic:spPr>
                </pic:pic>
              </a:graphicData>
            </a:graphic>
          </wp:inline>
        </w:drawing>
      </w:r>
    </w:p>
    <w:p w:rsidR="003E127C" w:rsidRDefault="003E127C" w:rsidP="003E127C">
      <w:pPr>
        <w:pStyle w:val="KeinLeerraum"/>
        <w:rPr>
          <w:noProof/>
        </w:rPr>
      </w:pPr>
      <w:r>
        <w:rPr>
          <w:noProof/>
        </w:rPr>
        <w:t>[url=https://abload.de/image.php?img=p1120102f5ebd.jpg][img]</w:t>
      </w:r>
      <w:hyperlink r:id="rId23" w:history="1">
        <w:r w:rsidR="003B5BE1" w:rsidRPr="00037732">
          <w:rPr>
            <w:rStyle w:val="Hyperlink"/>
            <w:noProof/>
          </w:rPr>
          <w:t>https://abload.de/img/p1120102f5ebd.jpg[/img][/url</w:t>
        </w:r>
      </w:hyperlink>
      <w:r>
        <w:rPr>
          <w:noProof/>
        </w:rPr>
        <w:t>]</w:t>
      </w:r>
    </w:p>
    <w:p w:rsidR="003B5BE1" w:rsidRDefault="003B5BE1" w:rsidP="003E127C">
      <w:pPr>
        <w:pStyle w:val="KeinLeerraum"/>
        <w:rPr>
          <w:noProof/>
        </w:rPr>
      </w:pPr>
      <w:r>
        <w:rPr>
          <w:noProof/>
        </w:rPr>
        <w:drawing>
          <wp:inline distT="0" distB="0" distL="0" distR="0">
            <wp:extent cx="2290233" cy="715698"/>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320554" cy="725173"/>
                    </a:xfrm>
                    <a:prstGeom prst="rect">
                      <a:avLst/>
                    </a:prstGeom>
                    <a:noFill/>
                    <a:ln>
                      <a:noFill/>
                    </a:ln>
                  </pic:spPr>
                </pic:pic>
              </a:graphicData>
            </a:graphic>
          </wp:inline>
        </w:drawing>
      </w:r>
    </w:p>
    <w:p w:rsidR="00CF2295" w:rsidRDefault="00CF2295" w:rsidP="003E127C">
      <w:pPr>
        <w:pStyle w:val="KeinLeerraum"/>
        <w:rPr>
          <w:noProof/>
        </w:rPr>
      </w:pPr>
      <w:r>
        <w:rPr>
          <w:noProof/>
        </w:rPr>
        <w:t xml:space="preserve">Hier habe ich etwas andere Stecker verwendet: </w:t>
      </w:r>
      <w:r w:rsidR="006D0937" w:rsidRPr="00672A69">
        <w:rPr>
          <w:noProof/>
          <w:sz w:val="6"/>
          <w:szCs w:val="6"/>
        </w:rPr>
        <w:t>[URL=https://www.stummiforum.de/viewtopic.php?f=7&amp;t=165060&amp;sd=a&amp;start=194]</w:t>
      </w:r>
      <w:r w:rsidR="006D0937" w:rsidRPr="00122F2D">
        <w:rPr>
          <w:noProof/>
          <w:color w:val="00B0F0"/>
          <w:u w:val="single"/>
        </w:rPr>
        <w:t>Beispiele zum Anschluss normaler LEDs per WS2811 Modul (#195)</w:t>
      </w:r>
      <w:r w:rsidR="006D0937" w:rsidRPr="00672A69">
        <w:rPr>
          <w:noProof/>
          <w:sz w:val="14"/>
          <w:szCs w:val="14"/>
        </w:rPr>
        <w:t xml:space="preserve"> </w:t>
      </w:r>
      <w:r w:rsidR="006D0937" w:rsidRPr="00672A69">
        <w:rPr>
          <w:noProof/>
          <w:sz w:val="6"/>
          <w:szCs w:val="6"/>
        </w:rPr>
        <w:t>[/URL]</w:t>
      </w:r>
    </w:p>
    <w:p w:rsidR="00946B9E" w:rsidRDefault="00946B9E" w:rsidP="003E127C">
      <w:pPr>
        <w:pStyle w:val="KeinLeerraum"/>
      </w:pPr>
    </w:p>
    <w:p w:rsidR="005F5C95" w:rsidRDefault="005F5C95" w:rsidP="003E127C">
      <w:pPr>
        <w:pStyle w:val="KeinLeerraum"/>
      </w:pPr>
    </w:p>
    <w:p w:rsidR="005F5C95" w:rsidRPr="005F5C95" w:rsidRDefault="005F5C95" w:rsidP="003E127C">
      <w:pPr>
        <w:pStyle w:val="KeinLeerraum"/>
      </w:pPr>
      <w:r w:rsidRPr="005F5C95">
        <w:rPr>
          <w:noProof/>
          <w:sz w:val="14"/>
          <w:szCs w:val="14"/>
        </w:rPr>
        <w:t>[color=#0000FF][size=120][b]</w:t>
      </w:r>
      <w:r w:rsidRPr="005F5C95">
        <w:rPr>
          <w:noProof/>
        </w:rPr>
        <w:t xml:space="preserve"> </w:t>
      </w:r>
      <w:r w:rsidRPr="005F5C95">
        <w:rPr>
          <w:b/>
          <w:bCs/>
          <w:color w:val="0000FF"/>
          <w:sz w:val="28"/>
          <w:szCs w:val="28"/>
        </w:rPr>
        <w:t xml:space="preserve">Anschluss der </w:t>
      </w:r>
      <w:r>
        <w:rPr>
          <w:b/>
          <w:bCs/>
          <w:color w:val="0000FF"/>
          <w:sz w:val="28"/>
          <w:szCs w:val="28"/>
        </w:rPr>
        <w:t>LED / WS2811 an das Flachkabel</w:t>
      </w:r>
      <w:r w:rsidRPr="005F5C95">
        <w:rPr>
          <w:b/>
          <w:bCs/>
          <w:color w:val="0000FF"/>
          <w:sz w:val="28"/>
          <w:szCs w:val="28"/>
        </w:rPr>
        <w:t>:</w:t>
      </w:r>
      <w:r w:rsidRPr="005F5C95">
        <w:rPr>
          <w:color w:val="0000FF"/>
          <w:sz w:val="24"/>
          <w:szCs w:val="24"/>
        </w:rPr>
        <w:t xml:space="preserve"> </w:t>
      </w:r>
      <w:r w:rsidRPr="005F5C95">
        <w:rPr>
          <w:noProof/>
          <w:sz w:val="14"/>
          <w:szCs w:val="14"/>
        </w:rPr>
        <w:t>[/color][/size][/b]</w:t>
      </w:r>
    </w:p>
    <w:p w:rsidR="00FE0E6E" w:rsidRDefault="005F5C95" w:rsidP="003E127C">
      <w:pPr>
        <w:pStyle w:val="KeinLeerraum"/>
      </w:pPr>
      <w:bookmarkStart w:id="2" w:name="_Hlk21987156"/>
      <w:r>
        <w:t xml:space="preserve">Die LEDs (Häuser, Signale, …) werden über 4 polige Flachkabel welche per Schneid/Klemm Technik mit Pfostenbuchsen verbunden werden angeschlossen. Diese Stecker sind sehr einfach zu handhaben. Man legt das Kabel richtig rum in den Stecker ein und drückt diesen mit einem Schraubstock zusammen. Dabei schneiden sich die Kontakte durch die Isolierung und erzeugen eine </w:t>
      </w:r>
      <w:r>
        <w:lastRenderedPageBreak/>
        <w:t xml:space="preserve">sehr zuverlässige Verbindung. Auf diese Weise kann man die 4 Anschlüssen sehr schnell kontaktieren. Allerdings muss man das Flachkabel richtig herum einlegen. Dazu muss das </w:t>
      </w:r>
      <w:r w:rsidR="00362071">
        <w:t>m</w:t>
      </w:r>
      <w:r>
        <w:t>arkierte Kabel (Im Bild Rot) mit de</w:t>
      </w:r>
      <w:r w:rsidR="00362071">
        <w:t xml:space="preserve">m </w:t>
      </w:r>
      <w:r w:rsidR="003E061F">
        <w:t>k</w:t>
      </w:r>
      <w:r w:rsidR="00362071">
        <w:t xml:space="preserve">leinen Dreieck </w:t>
      </w:r>
      <w:r w:rsidR="003E061F">
        <w:t xml:space="preserve">auf dem Stecker </w:t>
      </w:r>
      <w:r w:rsidR="00362071">
        <w:t>übereinstimmen:</w:t>
      </w:r>
    </w:p>
    <w:bookmarkEnd w:id="2"/>
    <w:p w:rsidR="005F5C95" w:rsidRDefault="00362071" w:rsidP="003E127C">
      <w:pPr>
        <w:pStyle w:val="KeinLeerraum"/>
      </w:pPr>
      <w:r w:rsidRPr="00362071">
        <w:t>[url=</w:t>
      </w:r>
      <w:proofErr w:type="gramStart"/>
      <w:r w:rsidRPr="00362071">
        <w:t>https://abload.de/image.php?img=wannenstecker_mit_mar8mk13.jpg][</w:t>
      </w:r>
      <w:proofErr w:type="gramEnd"/>
      <w:r w:rsidRPr="00362071">
        <w:t>img]</w:t>
      </w:r>
      <w:hyperlink r:id="rId25" w:history="1">
        <w:r w:rsidRPr="00B82FE4">
          <w:rPr>
            <w:rStyle w:val="Hyperlink"/>
          </w:rPr>
          <w:t>https://abload.de/img/wannenstecker_mit_mar8mk13.jpg[/img][/url]</w:t>
        </w:r>
      </w:hyperlink>
      <w:r w:rsidR="00847480">
        <w:t xml:space="preserve"> </w:t>
      </w:r>
    </w:p>
    <w:p w:rsidR="00362071" w:rsidRDefault="00847480" w:rsidP="003E127C">
      <w:pPr>
        <w:pStyle w:val="KeinLeerraum"/>
      </w:pPr>
      <w:r w:rsidRPr="00260077">
        <w:rPr>
          <w:noProof/>
        </w:rPr>
        <w:drawing>
          <wp:anchor distT="0" distB="0" distL="114300" distR="114300" simplePos="0" relativeHeight="251658240" behindDoc="0" locked="0" layoutInCell="1" allowOverlap="1" wp14:anchorId="3CB462C4">
            <wp:simplePos x="0" y="0"/>
            <wp:positionH relativeFrom="column">
              <wp:posOffset>1905</wp:posOffset>
            </wp:positionH>
            <wp:positionV relativeFrom="paragraph">
              <wp:posOffset>1905</wp:posOffset>
            </wp:positionV>
            <wp:extent cx="2603500" cy="1405924"/>
            <wp:effectExtent l="0" t="0" r="6350" b="381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2603500" cy="1405924"/>
                    </a:xfrm>
                    <a:prstGeom prst="rect">
                      <a:avLst/>
                    </a:prstGeom>
                  </pic:spPr>
                </pic:pic>
              </a:graphicData>
            </a:graphic>
            <wp14:sizeRelH relativeFrom="page">
              <wp14:pctWidth>0</wp14:pctWidth>
            </wp14:sizeRelH>
            <wp14:sizeRelV relativeFrom="page">
              <wp14:pctHeight>0</wp14:pctHeight>
            </wp14:sizeRelV>
          </wp:anchor>
        </w:drawing>
      </w:r>
      <w:r w:rsidR="00362071">
        <w:t>Links ein 6-poliges Kabel, Rechts ein 4-poliges Kabel in einer 6er Pfostenbuchse.</w:t>
      </w:r>
    </w:p>
    <w:p w:rsidR="00362071" w:rsidRDefault="00362071" w:rsidP="003E127C">
      <w:pPr>
        <w:pStyle w:val="KeinLeerraum"/>
      </w:pPr>
    </w:p>
    <w:p w:rsidR="00362071" w:rsidRDefault="00362071" w:rsidP="003E127C">
      <w:pPr>
        <w:pStyle w:val="KeinLeerraum"/>
      </w:pPr>
      <w:r>
        <w:t>[b]</w:t>
      </w:r>
      <w:r w:rsidRPr="00362071">
        <w:rPr>
          <w:i/>
          <w:iCs/>
        </w:rPr>
        <w:t xml:space="preserve">Belegung der </w:t>
      </w:r>
      <w:proofErr w:type="gramStart"/>
      <w:r w:rsidRPr="00362071">
        <w:rPr>
          <w:i/>
          <w:iCs/>
        </w:rPr>
        <w:t>Leitungen:</w:t>
      </w:r>
      <w:r>
        <w:t>[</w:t>
      </w:r>
      <w:proofErr w:type="gramEnd"/>
      <w:r>
        <w:t>/b]</w:t>
      </w:r>
    </w:p>
    <w:p w:rsidR="00362071" w:rsidRDefault="00362071" w:rsidP="003E127C">
      <w:pPr>
        <w:pStyle w:val="KeinLeerraum"/>
      </w:pPr>
      <w:r>
        <w:t>1: +5V (Markiertes Kabel)</w:t>
      </w:r>
    </w:p>
    <w:p w:rsidR="00362071" w:rsidRDefault="00362071" w:rsidP="003E127C">
      <w:pPr>
        <w:pStyle w:val="KeinLeerraum"/>
      </w:pPr>
      <w:r>
        <w:t>2: Daten Eingang</w:t>
      </w:r>
    </w:p>
    <w:p w:rsidR="00362071" w:rsidRDefault="00362071" w:rsidP="003E127C">
      <w:pPr>
        <w:pStyle w:val="KeinLeerraum"/>
      </w:pPr>
      <w:r>
        <w:t>3: Masse</w:t>
      </w:r>
      <w:r w:rsidR="00254E8A">
        <w:t xml:space="preserve"> (GND)</w:t>
      </w:r>
    </w:p>
    <w:p w:rsidR="00362071" w:rsidRDefault="00362071" w:rsidP="003E127C">
      <w:pPr>
        <w:pStyle w:val="KeinLeerraum"/>
      </w:pPr>
      <w:r>
        <w:t>4: Daten Ausgang</w:t>
      </w:r>
    </w:p>
    <w:p w:rsidR="00362071" w:rsidRDefault="00362071" w:rsidP="003E127C">
      <w:pPr>
        <w:pStyle w:val="KeinLeerraum"/>
      </w:pPr>
    </w:p>
    <w:p w:rsidR="00254E8A" w:rsidRDefault="00254E8A" w:rsidP="003E127C">
      <w:pPr>
        <w:pStyle w:val="KeinLeerraum"/>
      </w:pPr>
      <w:r>
        <w:t xml:space="preserve">Wenn mehrere LEDs oder WS2811 Module über ein Flachkabel angeschlossen werden, dann werden +5V und Masse an jedes Modul angeschlossen. Der Datenausgang der ersten LED wird mit dem Dateneingang der nächsten LED verbunden. </w:t>
      </w:r>
    </w:p>
    <w:p w:rsidR="00254E8A" w:rsidRDefault="00362071" w:rsidP="003E127C">
      <w:pPr>
        <w:pStyle w:val="KeinLeerraum"/>
      </w:pPr>
      <w:r>
        <w:t>Achtung: Es ist ganz wichtig, dass der Daten</w:t>
      </w:r>
      <w:r w:rsidR="00254E8A">
        <w:t>a</w:t>
      </w:r>
      <w:r>
        <w:t>usgang der letzten LED bzw. des letzten WS2811 Moduls mit der 4. Leitung verbunden ist sonst funktionieren die folgenden LEDs nicht!</w:t>
      </w:r>
      <w:r w:rsidR="00254E8A">
        <w:t xml:space="preserve"> Das gil</w:t>
      </w:r>
      <w:r w:rsidR="003E061F">
        <w:t>t</w:t>
      </w:r>
      <w:r w:rsidR="00254E8A">
        <w:t xml:space="preserve"> auch, wenn man nur eine einzige RGB LED angeschlossen hat.</w:t>
      </w:r>
    </w:p>
    <w:p w:rsidR="00362071" w:rsidRDefault="00362071" w:rsidP="003E127C">
      <w:pPr>
        <w:pStyle w:val="KeinLeerraum"/>
      </w:pPr>
    </w:p>
    <w:p w:rsidR="005F5C95" w:rsidRDefault="005F5C95" w:rsidP="003E127C">
      <w:pPr>
        <w:pStyle w:val="KeinLeerraum"/>
      </w:pPr>
    </w:p>
    <w:p w:rsidR="00FE0E6E" w:rsidRPr="00FE0E6E" w:rsidRDefault="00FE0E6E" w:rsidP="00FE0E6E">
      <w:pPr>
        <w:pStyle w:val="KeinLeerraum"/>
        <w:rPr>
          <w:lang w:val="en-US"/>
        </w:rPr>
      </w:pPr>
      <w:r w:rsidRPr="00FE0E6E">
        <w:rPr>
          <w:noProof/>
          <w:sz w:val="14"/>
          <w:szCs w:val="14"/>
          <w:lang w:val="en-US"/>
        </w:rPr>
        <w:t>[color=#0000FF][size=120][b]</w:t>
      </w:r>
      <w:r w:rsidRPr="00FE0E6E">
        <w:rPr>
          <w:noProof/>
          <w:lang w:val="en-US"/>
        </w:rPr>
        <w:t xml:space="preserve"> </w:t>
      </w:r>
      <w:proofErr w:type="spellStart"/>
      <w:r w:rsidRPr="00461AD2">
        <w:rPr>
          <w:b/>
          <w:bCs/>
          <w:color w:val="0000FF"/>
          <w:sz w:val="28"/>
          <w:szCs w:val="28"/>
          <w:lang w:val="en-US"/>
        </w:rPr>
        <w:t>Weitere</w:t>
      </w:r>
      <w:proofErr w:type="spellEnd"/>
      <w:r w:rsidRPr="00461AD2">
        <w:rPr>
          <w:b/>
          <w:bCs/>
          <w:color w:val="0000FF"/>
          <w:sz w:val="28"/>
          <w:szCs w:val="28"/>
          <w:lang w:val="en-US"/>
        </w:rPr>
        <w:t xml:space="preserve"> </w:t>
      </w:r>
      <w:proofErr w:type="spellStart"/>
      <w:r w:rsidRPr="00461AD2">
        <w:rPr>
          <w:b/>
          <w:bCs/>
          <w:color w:val="0000FF"/>
          <w:sz w:val="28"/>
          <w:szCs w:val="28"/>
          <w:lang w:val="en-US"/>
        </w:rPr>
        <w:t>Platinen</w:t>
      </w:r>
      <w:proofErr w:type="spellEnd"/>
      <w:r w:rsidRPr="00461AD2">
        <w:rPr>
          <w:b/>
          <w:bCs/>
          <w:color w:val="0000FF"/>
          <w:sz w:val="28"/>
          <w:szCs w:val="28"/>
          <w:lang w:val="en-US"/>
        </w:rPr>
        <w:t>:</w:t>
      </w:r>
      <w:r w:rsidRPr="00FE0E6E">
        <w:rPr>
          <w:color w:val="0000FF"/>
          <w:sz w:val="24"/>
          <w:szCs w:val="24"/>
          <w:lang w:val="en-US"/>
        </w:rPr>
        <w:t xml:space="preserve"> </w:t>
      </w:r>
      <w:r w:rsidRPr="00FE0E6E">
        <w:rPr>
          <w:noProof/>
          <w:sz w:val="14"/>
          <w:szCs w:val="14"/>
          <w:lang w:val="en-US"/>
        </w:rPr>
        <w:t>[/color][/size][/b]</w:t>
      </w:r>
    </w:p>
    <w:p w:rsidR="007F40CE" w:rsidRPr="003E54F5" w:rsidRDefault="00FE0E6E" w:rsidP="007F40CE">
      <w:pPr>
        <w:pStyle w:val="KeinLeerraum"/>
        <w:rPr>
          <w:noProof/>
          <w:sz w:val="6"/>
          <w:szCs w:val="6"/>
        </w:rPr>
      </w:pPr>
      <w:r w:rsidRPr="00FE0E6E">
        <w:t xml:space="preserve">Platinen </w:t>
      </w:r>
      <w:r>
        <w:t xml:space="preserve">entwerfen macht Spaß. Darum habe ich noch weitere Module für die MobaLedLib entwickelt und dem Forum zur Verfügung gestellt. Auch diese Platinen können über Alf </w:t>
      </w:r>
      <w:r>
        <w:rPr>
          <w:noProof/>
        </w:rPr>
        <w:t xml:space="preserve">([User]aftpriv[/User]) zum </w:t>
      </w:r>
      <w:r w:rsidR="007F40CE">
        <w:rPr>
          <w:noProof/>
        </w:rPr>
        <w:t>S</w:t>
      </w:r>
      <w:r>
        <w:rPr>
          <w:noProof/>
        </w:rPr>
        <w:t>elbstkostenpreis bezogen werden</w:t>
      </w:r>
      <w:r w:rsidR="007F40CE">
        <w:rPr>
          <w:noProof/>
        </w:rPr>
        <w:t xml:space="preserve"> </w:t>
      </w:r>
      <w:r w:rsidR="00236271">
        <w:rPr>
          <w:noProof/>
        </w:rPr>
        <w:t xml:space="preserve">(Mail an </w:t>
      </w:r>
      <w:hyperlink r:id="rId27" w:history="1">
        <w:r w:rsidR="00D773FC" w:rsidRPr="00E32930">
          <w:rPr>
            <w:rStyle w:val="Hyperlink"/>
            <w:b/>
            <w:bCs/>
          </w:rPr>
          <w:t>LedLib@yahoo.</w:t>
        </w:r>
      </w:hyperlink>
      <w:r w:rsidR="00D773FC">
        <w:rPr>
          <w:rStyle w:val="Hyperlink"/>
          <w:b/>
          <w:bCs/>
        </w:rPr>
        <w:t>com</w:t>
      </w:r>
      <w:r w:rsidR="00236271" w:rsidRPr="00236271">
        <w:rPr>
          <w:rStyle w:val="Fett"/>
          <w:color w:val="000000" w:themeColor="text1"/>
        </w:rPr>
        <w:t xml:space="preserve">, </w:t>
      </w:r>
      <w:r w:rsidR="007F40CE">
        <w:rPr>
          <w:noProof/>
        </w:rPr>
        <w:t xml:space="preserve">Siehe: </w:t>
      </w:r>
      <w:r w:rsidR="007F40CE" w:rsidRPr="003E54F5">
        <w:rPr>
          <w:noProof/>
          <w:sz w:val="6"/>
          <w:szCs w:val="6"/>
        </w:rPr>
        <w:t>[URL=</w:t>
      </w:r>
      <w:proofErr w:type="gramStart"/>
      <w:r w:rsidR="007F40CE" w:rsidRPr="003E54F5">
        <w:rPr>
          <w:noProof/>
          <w:sz w:val="6"/>
          <w:szCs w:val="6"/>
        </w:rPr>
        <w:t>https://www.stummiforum.de/viewtopic.php?f=7&amp;t=165060&amp;sd=a&amp;start=499]</w:t>
      </w:r>
      <w:r w:rsidR="007F40CE">
        <w:rPr>
          <w:color w:val="00B0F0"/>
          <w:u w:val="single"/>
        </w:rPr>
        <w:t>Verfügbare</w:t>
      </w:r>
      <w:proofErr w:type="gramEnd"/>
      <w:r w:rsidR="007F40CE">
        <w:rPr>
          <w:color w:val="00B0F0"/>
          <w:u w:val="single"/>
        </w:rPr>
        <w:t xml:space="preserv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p>
    <w:p w:rsidR="00FE0E6E" w:rsidRPr="00236271" w:rsidRDefault="007F40CE" w:rsidP="003E127C">
      <w:pPr>
        <w:pStyle w:val="KeinLeerraum"/>
        <w:rPr>
          <w:noProof/>
          <w:lang w:val="en-US"/>
        </w:rPr>
      </w:pPr>
      <w:r w:rsidRPr="00236271">
        <w:rPr>
          <w:noProof/>
          <w:lang w:val="en-US"/>
        </w:rPr>
        <w:t>).</w:t>
      </w:r>
    </w:p>
    <w:p w:rsidR="00FE0E6E" w:rsidRPr="00236271" w:rsidRDefault="00FE0E6E" w:rsidP="003E127C">
      <w:pPr>
        <w:pStyle w:val="KeinLeerraum"/>
        <w:rPr>
          <w:noProof/>
          <w:lang w:val="en-US"/>
        </w:rPr>
      </w:pPr>
    </w:p>
    <w:p w:rsidR="00FE0E6E" w:rsidRDefault="00FE0E6E" w:rsidP="00FE0E6E">
      <w:pPr>
        <w:pStyle w:val="KeinLeerraum"/>
        <w:rPr>
          <w:noProof/>
          <w:sz w:val="14"/>
          <w:szCs w:val="14"/>
          <w:lang w:val="en-US"/>
        </w:rPr>
      </w:pPr>
      <w:r w:rsidRPr="00FE0E6E">
        <w:rPr>
          <w:noProof/>
          <w:sz w:val="14"/>
          <w:szCs w:val="14"/>
          <w:lang w:val="en-US"/>
        </w:rPr>
        <w:t>[color=#0000FF][b]</w:t>
      </w:r>
      <w:r w:rsidRPr="00FE0E6E">
        <w:rPr>
          <w:noProof/>
          <w:lang w:val="en-US"/>
        </w:rPr>
        <w:t xml:space="preserve"> </w:t>
      </w:r>
      <w:r w:rsidRPr="00FE0E6E">
        <w:rPr>
          <w:b/>
          <w:bCs/>
          <w:color w:val="0000FF"/>
          <w:lang w:val="en-US"/>
        </w:rPr>
        <w:t>JQ6500 Sound Modul:</w:t>
      </w:r>
      <w:r w:rsidRPr="00FE0E6E">
        <w:rPr>
          <w:color w:val="0000FF"/>
          <w:sz w:val="24"/>
          <w:szCs w:val="24"/>
          <w:lang w:val="en-US"/>
        </w:rPr>
        <w:t xml:space="preserve"> </w:t>
      </w:r>
      <w:r w:rsidRPr="00FE0E6E">
        <w:rPr>
          <w:noProof/>
          <w:sz w:val="14"/>
          <w:szCs w:val="14"/>
          <w:lang w:val="en-US"/>
        </w:rPr>
        <w:t>[/color][/b]</w:t>
      </w:r>
    </w:p>
    <w:p w:rsidR="00173A6A" w:rsidRDefault="00173A6A" w:rsidP="00173A6A">
      <w:pPr>
        <w:pStyle w:val="KeinLeerraum"/>
      </w:pPr>
      <w:r w:rsidRPr="00173A6A">
        <w:t>Mit de</w:t>
      </w:r>
      <w:r>
        <w:t>r</w:t>
      </w:r>
      <w:r w:rsidRPr="00173A6A">
        <w:t xml:space="preserve"> JQ6500 </w:t>
      </w:r>
      <w:r>
        <w:t>Platine können 5 Geräusche direkt abgerufen werden. Weitere sind über „Next“ und „</w:t>
      </w:r>
      <w:proofErr w:type="spellStart"/>
      <w:r w:rsidRPr="00461AD2">
        <w:t>Previous</w:t>
      </w:r>
      <w:proofErr w:type="spellEnd"/>
      <w:r w:rsidRPr="00461AD2">
        <w:t>”</w:t>
      </w:r>
      <w:r>
        <w:t xml:space="preserve"> Funktionen verfügbar. Außerdem kann die Platine zwei LEDs ansteuern.</w:t>
      </w:r>
    </w:p>
    <w:p w:rsidR="003E35DB" w:rsidRDefault="003E35DB" w:rsidP="003E35DB">
      <w:pPr>
        <w:pStyle w:val="KeinLeerraum"/>
      </w:pPr>
      <w:r>
        <w:t>Hier zwei bestückungsvarianten des Sound JQ6500 Moduls:</w:t>
      </w:r>
      <w:r w:rsidR="00551557" w:rsidRPr="00551557">
        <w:t xml:space="preserve"> [url=</w:t>
      </w:r>
      <w:proofErr w:type="gramStart"/>
      <w:r w:rsidR="00551557" w:rsidRPr="00551557">
        <w:t>https://abload.de/image.php?img=06_jq6500_soundwjkif.jpg][</w:t>
      </w:r>
      <w:proofErr w:type="gramEnd"/>
      <w:r w:rsidR="00551557" w:rsidRPr="00551557">
        <w:t>img]https://abload.de/img/06_jq6500_soundwjkif.jpg[/img][/url]</w:t>
      </w:r>
    </w:p>
    <w:p w:rsidR="003E35DB" w:rsidRDefault="005D3258" w:rsidP="003E35DB">
      <w:pPr>
        <w:pStyle w:val="KeinLeerraum"/>
        <w:rPr>
          <w:noProof/>
        </w:rPr>
      </w:pPr>
      <w:r>
        <w:rPr>
          <w:noProof/>
        </w:rPr>
        <w:drawing>
          <wp:inline distT="0" distB="0" distL="0" distR="0" wp14:anchorId="170D05F4" wp14:editId="0DB9FBC4">
            <wp:extent cx="2520711" cy="11303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2546906" cy="1142046"/>
                    </a:xfrm>
                    <a:prstGeom prst="rect">
                      <a:avLst/>
                    </a:prstGeom>
                  </pic:spPr>
                </pic:pic>
              </a:graphicData>
            </a:graphic>
          </wp:inline>
        </w:drawing>
      </w:r>
    </w:p>
    <w:p w:rsidR="00173A6A" w:rsidRPr="00173A6A" w:rsidRDefault="003E35DB" w:rsidP="003E35DB">
      <w:pPr>
        <w:pStyle w:val="KeinLeerraum"/>
      </w:pPr>
      <w:r>
        <w:t xml:space="preserve">Links mit 4-poligem Wannenstecker und einem mir bisher unbekannten WS2811 Modul. Rechts mit 6-poligem Stecker und dem „normalen“ WS2811 Modul (Siehe </w:t>
      </w: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r>
        <w:t>).</w:t>
      </w:r>
    </w:p>
    <w:p w:rsidR="00FE0E6E" w:rsidRPr="00173A6A" w:rsidRDefault="00FE0E6E" w:rsidP="003E127C">
      <w:pPr>
        <w:pStyle w:val="KeinLeerraum"/>
      </w:pPr>
    </w:p>
    <w:p w:rsidR="00173A6A" w:rsidRPr="00FE0E6E" w:rsidRDefault="00173A6A" w:rsidP="00173A6A">
      <w:pPr>
        <w:pStyle w:val="KeinLeerraum"/>
        <w:rPr>
          <w:lang w:val="en-US"/>
        </w:rPr>
      </w:pPr>
      <w:r w:rsidRPr="00FE0E6E">
        <w:rPr>
          <w:noProof/>
          <w:sz w:val="14"/>
          <w:szCs w:val="14"/>
          <w:lang w:val="en-US"/>
        </w:rPr>
        <w:lastRenderedPageBreak/>
        <w:t>[color=#0000FF][b]</w:t>
      </w:r>
      <w:r w:rsidRPr="00FE0E6E">
        <w:rPr>
          <w:noProof/>
          <w:lang w:val="en-US"/>
        </w:rPr>
        <w:t xml:space="preserve"> </w:t>
      </w:r>
      <w:r>
        <w:rPr>
          <w:b/>
          <w:bCs/>
          <w:color w:val="0000FF"/>
          <w:lang w:val="en-US"/>
        </w:rPr>
        <w:t xml:space="preserve">Servo Platine: </w:t>
      </w:r>
      <w:r w:rsidRPr="00FE0E6E">
        <w:rPr>
          <w:noProof/>
          <w:sz w:val="14"/>
          <w:szCs w:val="14"/>
          <w:lang w:val="en-US"/>
        </w:rPr>
        <w:t>[/color][/b]</w:t>
      </w:r>
    </w:p>
    <w:p w:rsidR="003E35DB" w:rsidRPr="003E35DB" w:rsidRDefault="003E35DB" w:rsidP="003E35DB">
      <w:pPr>
        <w:pStyle w:val="KeinLeerraum"/>
      </w:pPr>
      <w:r w:rsidRPr="003E35DB">
        <w:t>Mit einer Platine können 3 Servos angesteuert werden:</w:t>
      </w:r>
    </w:p>
    <w:p w:rsidR="003E35DB" w:rsidRPr="003E35DB" w:rsidRDefault="003E35DB" w:rsidP="003E35DB">
      <w:pPr>
        <w:pStyle w:val="KeinLeerraum"/>
        <w:rPr>
          <w:noProof/>
        </w:rPr>
      </w:pPr>
      <w:r w:rsidRPr="003E35DB">
        <w:rPr>
          <w:noProof/>
        </w:rPr>
        <w:t>[url=https://abload.de/image.php?img=01_platine_mit_3_servadj6a.jpg][img]https://abload.de/img/01_platine_mit_3_servadj6a.jpg[/img][/url]</w:t>
      </w:r>
      <w:r w:rsidR="00866C2D" w:rsidRPr="00866C2D">
        <w:t xml:space="preserve"> </w:t>
      </w:r>
    </w:p>
    <w:p w:rsidR="00173A6A" w:rsidRDefault="002916F6" w:rsidP="003E35DB">
      <w:pPr>
        <w:pStyle w:val="KeinLeerraum"/>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2191385" cy="1400810"/>
            <wp:effectExtent l="0" t="0" r="0" b="889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19138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sidR="003E35DB" w:rsidRPr="003E35DB">
        <w:t xml:space="preserve">Dazu braucht man einen WS2811, einen ATTiny85 und ein bisschen </w:t>
      </w:r>
      <w:r w:rsidR="00285B43">
        <w:t>k</w:t>
      </w:r>
      <w:r w:rsidR="003E35DB" w:rsidRPr="003E35DB">
        <w:t>lein</w:t>
      </w:r>
      <w:r w:rsidR="00285B43">
        <w:t xml:space="preserve"> K</w:t>
      </w:r>
      <w:r w:rsidR="003E35DB" w:rsidRPr="003E35DB">
        <w:t>ruscht</w:t>
      </w:r>
      <w:r w:rsidR="003E35DB">
        <w:t xml:space="preserve"> (Siehe </w:t>
      </w:r>
      <w:r w:rsidR="003E35DB" w:rsidRPr="003E54F5">
        <w:rPr>
          <w:noProof/>
          <w:sz w:val="6"/>
          <w:szCs w:val="6"/>
        </w:rPr>
        <w:t>[URL=https://www.stummiforum.de/viewtopic.php?f=7&amp;t=165060&amp;sd=a&amp;start=341]</w:t>
      </w:r>
      <w:r w:rsidR="003E35DB" w:rsidRPr="00C948F3">
        <w:rPr>
          <w:noProof/>
          <w:color w:val="00B0F0"/>
          <w:u w:val="single"/>
        </w:rPr>
        <w:t>Servo und Tiny UniProg Platinen sind da (#342)</w:t>
      </w:r>
      <w:r w:rsidR="003E35DB" w:rsidRPr="003E54F5">
        <w:rPr>
          <w:noProof/>
          <w:sz w:val="6"/>
          <w:szCs w:val="6"/>
        </w:rPr>
        <w:t xml:space="preserve"> [/URL]</w:t>
      </w:r>
      <w:r w:rsidR="003E35DB">
        <w:t>)</w:t>
      </w:r>
      <w:r w:rsidR="003E35DB" w:rsidRPr="003E35DB">
        <w:t>.</w:t>
      </w:r>
    </w:p>
    <w:p w:rsidR="00E939BB" w:rsidRDefault="00E939BB" w:rsidP="003E35DB">
      <w:pPr>
        <w:pStyle w:val="KeinLeerraum"/>
      </w:pPr>
      <w:r>
        <w:t xml:space="preserve">Mit der gleichen Platine kann man demnächst auch </w:t>
      </w:r>
      <w:r w:rsidRPr="00E939BB">
        <w:t>Viessmann Multiplex LEDs</w:t>
      </w:r>
      <w:r>
        <w:t xml:space="preserve"> und Schrittmotoren ansteuern. Die Software dazu ist leider noch nicht fertig. </w:t>
      </w:r>
    </w:p>
    <w:p w:rsidR="003E35DB" w:rsidRPr="003E35DB" w:rsidRDefault="003E35DB" w:rsidP="003E35DB">
      <w:pPr>
        <w:pStyle w:val="KeinLeerraum"/>
      </w:pPr>
    </w:p>
    <w:p w:rsidR="00173A6A" w:rsidRPr="00461AD2" w:rsidRDefault="00173A6A" w:rsidP="00173A6A">
      <w:pPr>
        <w:pStyle w:val="KeinLeerraum"/>
        <w:rPr>
          <w:noProof/>
          <w:sz w:val="14"/>
          <w:szCs w:val="14"/>
        </w:rPr>
      </w:pPr>
      <w:r w:rsidRPr="00461AD2">
        <w:rPr>
          <w:noProof/>
          <w:sz w:val="14"/>
          <w:szCs w:val="14"/>
        </w:rPr>
        <w:t>[color=#0000FF][b]</w:t>
      </w:r>
      <w:r w:rsidRPr="00461AD2">
        <w:rPr>
          <w:noProof/>
        </w:rPr>
        <w:t xml:space="preserve"> </w:t>
      </w:r>
      <w:r w:rsidRPr="00461AD2">
        <w:rPr>
          <w:b/>
          <w:bCs/>
          <w:color w:val="0000FF"/>
        </w:rPr>
        <w:t xml:space="preserve">ATTiny </w:t>
      </w:r>
      <w:r w:rsidRPr="00461AD2">
        <w:rPr>
          <w:b/>
          <w:bCs/>
          <w:noProof/>
          <w:color w:val="0000FF"/>
        </w:rPr>
        <w:t>UniProg:</w:t>
      </w:r>
      <w:r w:rsidRPr="00461AD2">
        <w:rPr>
          <w:color w:val="0000FF"/>
          <w:sz w:val="24"/>
          <w:szCs w:val="24"/>
        </w:rPr>
        <w:t xml:space="preserve"> </w:t>
      </w:r>
      <w:r w:rsidRPr="00461AD2">
        <w:rPr>
          <w:noProof/>
          <w:sz w:val="14"/>
          <w:szCs w:val="14"/>
        </w:rPr>
        <w:t>[/color][/b]</w:t>
      </w:r>
    </w:p>
    <w:p w:rsidR="003E35DB" w:rsidRDefault="003E35DB" w:rsidP="003E35DB">
      <w:pPr>
        <w:pStyle w:val="KeinLeerraum"/>
      </w:pPr>
      <w:r w:rsidRPr="003E35DB">
        <w:t xml:space="preserve">Zur Programmierung des ATTiny85 benötigt man einen Programmieradapter. Es geht zwar auch mit einem Arduino und ein paar Kabeln wie das z.B. https://www.frag-duino.de/index.php/maker-faq/37-atmel-attiny-85-mit-arduino-arduinoisp-flashen-und-programmieren hier gezeigt wird. Allerdings muss man die </w:t>
      </w:r>
      <w:r w:rsidRPr="003E35DB">
        <w:rPr>
          <w:noProof/>
        </w:rPr>
        <w:t>Fuses</w:t>
      </w:r>
      <w:r w:rsidRPr="003E35DB">
        <w:t xml:space="preserve"> des Tinys so setzten, dass der </w:t>
      </w:r>
      <w:r w:rsidRPr="003E35DB">
        <w:rPr>
          <w:noProof/>
        </w:rPr>
        <w:t>Reset</w:t>
      </w:r>
      <w:r w:rsidRPr="003E35DB">
        <w:t xml:space="preserve"> Pin als zusätzlich Eingang verwendet werden kann (Siehe #313: https://www.stummiforum.de/viewtopic.php?f=7&amp;t=165060&amp;</w:t>
      </w:r>
      <w:r>
        <w:t>sd=a&amp;</w:t>
      </w:r>
      <w:r w:rsidRPr="003E35DB">
        <w:t>start=</w:t>
      </w:r>
      <w:r>
        <w:t>312</w:t>
      </w:r>
      <w:r w:rsidRPr="003E35DB">
        <w:t>). Das kann man mit dieser Platine ganz einfach per Knopfdruck machen. Die</w:t>
      </w:r>
      <w:r>
        <w:t xml:space="preserve"> Platine wird auf einen Arduino Uno (oder </w:t>
      </w:r>
      <w:r>
        <w:rPr>
          <w:noProof/>
        </w:rPr>
        <w:t>Genuino)</w:t>
      </w:r>
      <w:r>
        <w:t xml:space="preserve"> gesteckt. Hier sind die Beiden getrennt:</w:t>
      </w:r>
    </w:p>
    <w:p w:rsidR="003E35DB" w:rsidRDefault="00847480" w:rsidP="003E35DB">
      <w:pPr>
        <w:pStyle w:val="KeinLeerraum"/>
        <w:rPr>
          <w:noProof/>
        </w:rPr>
      </w:pPr>
      <w:r>
        <w:rPr>
          <w:noProof/>
        </w:rPr>
        <w:drawing>
          <wp:anchor distT="0" distB="0" distL="114300" distR="114300" simplePos="0" relativeHeight="251660288" behindDoc="0" locked="0" layoutInCell="1" allowOverlap="1">
            <wp:simplePos x="0" y="0"/>
            <wp:positionH relativeFrom="column">
              <wp:posOffset>64770</wp:posOffset>
            </wp:positionH>
            <wp:positionV relativeFrom="paragraph">
              <wp:posOffset>377825</wp:posOffset>
            </wp:positionV>
            <wp:extent cx="2287905" cy="135890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2287905" cy="1358900"/>
                    </a:xfrm>
                    <a:prstGeom prst="rect">
                      <a:avLst/>
                    </a:prstGeom>
                    <a:noFill/>
                    <a:ln>
                      <a:noFill/>
                    </a:ln>
                  </pic:spPr>
                </pic:pic>
              </a:graphicData>
            </a:graphic>
          </wp:anchor>
        </w:drawing>
      </w:r>
      <w:r w:rsidR="003E35DB">
        <w:rPr>
          <w:noProof/>
        </w:rPr>
        <w:t>[url=https://abload.de/image.php?img=07_uniprogmitunohbji7.jpg][img]https://abload.de/img/07_uniprogmitunohbji7.jpg[/img][/url]</w:t>
      </w:r>
      <w:r w:rsidR="00866C2D" w:rsidRPr="00866C2D">
        <w:rPr>
          <w:noProof/>
        </w:rPr>
        <w:t xml:space="preserve">  </w:t>
      </w:r>
      <w:r w:rsidR="003E35DB">
        <w:rPr>
          <w:noProof/>
        </w:rPr>
        <w:t xml:space="preserve"> </w:t>
      </w:r>
    </w:p>
    <w:p w:rsidR="00173A6A" w:rsidRDefault="003E35DB" w:rsidP="003E35DB">
      <w:pPr>
        <w:pStyle w:val="KeinLeerraum"/>
      </w:pPr>
      <w:r>
        <w:t xml:space="preserve">(Siehe </w:t>
      </w: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r>
        <w:t>)</w:t>
      </w:r>
    </w:p>
    <w:p w:rsidR="003E35DB" w:rsidRPr="003E35DB" w:rsidRDefault="003E35DB" w:rsidP="003E35DB">
      <w:pPr>
        <w:pStyle w:val="KeinLeerraum"/>
      </w:pPr>
    </w:p>
    <w:p w:rsidR="00173A6A" w:rsidRPr="00173A6A" w:rsidRDefault="00173A6A" w:rsidP="00173A6A">
      <w:pPr>
        <w:pStyle w:val="KeinLeerraum"/>
        <w:rPr>
          <w:noProof/>
          <w:sz w:val="14"/>
          <w:szCs w:val="14"/>
        </w:rPr>
      </w:pPr>
      <w:r w:rsidRPr="00173A6A">
        <w:rPr>
          <w:noProof/>
          <w:sz w:val="14"/>
          <w:szCs w:val="14"/>
        </w:rPr>
        <w:t>[color=#0000FF][b]</w:t>
      </w:r>
      <w:r w:rsidRPr="00173A6A">
        <w:rPr>
          <w:noProof/>
        </w:rPr>
        <w:t xml:space="preserve"> </w:t>
      </w:r>
      <w:r w:rsidRPr="00173A6A">
        <w:rPr>
          <w:b/>
          <w:bCs/>
          <w:color w:val="0000FF"/>
        </w:rPr>
        <w:t>Demnächst verfügbar:</w:t>
      </w:r>
      <w:r w:rsidRPr="00173A6A">
        <w:rPr>
          <w:color w:val="0000FF"/>
          <w:sz w:val="24"/>
          <w:szCs w:val="24"/>
        </w:rPr>
        <w:t xml:space="preserve"> </w:t>
      </w:r>
      <w:r w:rsidRPr="00173A6A">
        <w:rPr>
          <w:noProof/>
          <w:sz w:val="14"/>
          <w:szCs w:val="14"/>
        </w:rPr>
        <w:t>[/color][/b]</w:t>
      </w:r>
    </w:p>
    <w:p w:rsidR="00173A6A" w:rsidRDefault="00173A6A" w:rsidP="00A73111">
      <w:pPr>
        <w:pStyle w:val="KeinLeerraum"/>
        <w:rPr>
          <w:noProof/>
        </w:rPr>
      </w:pPr>
      <w:r>
        <w:rPr>
          <w:noProof/>
        </w:rPr>
        <w:t>[list]</w:t>
      </w:r>
    </w:p>
    <w:p w:rsidR="00C77A79" w:rsidRDefault="00173A6A" w:rsidP="00A73111">
      <w:pPr>
        <w:pStyle w:val="KeinLeerraum"/>
      </w:pPr>
      <w:r>
        <w:t xml:space="preserve">[*] Platine für das Sound Modul </w:t>
      </w:r>
      <w:r w:rsidRPr="00173A6A">
        <w:t>MP3-TF-16P</w:t>
      </w:r>
      <w:r>
        <w:t xml:space="preserve"> (Bis zu 14 Geräusche direkt abrufbar)</w:t>
      </w:r>
    </w:p>
    <w:p w:rsidR="00173A6A" w:rsidRDefault="00173A6A" w:rsidP="00A73111">
      <w:pPr>
        <w:pStyle w:val="KeinLeerraum"/>
      </w:pPr>
      <w:r>
        <w:t>[*] Ansteuerplatine für 14-16V Glühbirnen oder LEDs mit integriertem Vorwiderstand</w:t>
      </w:r>
    </w:p>
    <w:p w:rsidR="00173A6A" w:rsidRDefault="00173A6A" w:rsidP="00A73111">
      <w:pPr>
        <w:pStyle w:val="KeinLeerraum"/>
      </w:pPr>
      <w:r>
        <w:t>[*] Platine zum Einlesen von 80 und mehr Schaltern</w:t>
      </w:r>
    </w:p>
    <w:p w:rsidR="00173A6A" w:rsidRPr="00B47F44" w:rsidRDefault="00173A6A" w:rsidP="00A73111">
      <w:pPr>
        <w:pStyle w:val="KeinLeerraum"/>
        <w:rPr>
          <w:lang w:val="en-US"/>
        </w:rPr>
      </w:pPr>
      <w:r w:rsidRPr="00B47F44">
        <w:rPr>
          <w:lang w:val="en-US"/>
        </w:rPr>
        <w:t>[*] …</w:t>
      </w:r>
    </w:p>
    <w:p w:rsidR="00173A6A" w:rsidRPr="00B47F44" w:rsidRDefault="00173A6A" w:rsidP="00A73111">
      <w:pPr>
        <w:pStyle w:val="KeinLeerraum"/>
        <w:rPr>
          <w:noProof/>
          <w:lang w:val="en-US"/>
        </w:rPr>
      </w:pPr>
      <w:r w:rsidRPr="00B47F44">
        <w:rPr>
          <w:noProof/>
          <w:lang w:val="en-US"/>
        </w:rPr>
        <w:t xml:space="preserve">[/list] </w:t>
      </w:r>
    </w:p>
    <w:p w:rsidR="00173A6A" w:rsidRDefault="00173A6A" w:rsidP="00561C3E">
      <w:pPr>
        <w:pStyle w:val="KeinLeerraum"/>
        <w:rPr>
          <w:lang w:val="en-US"/>
        </w:rPr>
      </w:pPr>
    </w:p>
    <w:p w:rsidR="002916F6" w:rsidRDefault="002916F6" w:rsidP="00561C3E">
      <w:pPr>
        <w:pStyle w:val="KeinLeerraum"/>
        <w:rPr>
          <w:noProof/>
          <w:sz w:val="14"/>
          <w:szCs w:val="14"/>
          <w:lang w:val="en-US"/>
        </w:rPr>
      </w:pPr>
      <w:r w:rsidRPr="002916F6">
        <w:rPr>
          <w:noProof/>
          <w:sz w:val="14"/>
          <w:szCs w:val="14"/>
          <w:lang w:val="en-US"/>
        </w:rPr>
        <w:t>[color=#0000FF][b]</w:t>
      </w:r>
      <w:r w:rsidRPr="002916F6">
        <w:rPr>
          <w:noProof/>
          <w:lang w:val="en-US"/>
        </w:rPr>
        <w:t xml:space="preserve"> </w:t>
      </w:r>
      <w:r w:rsidRPr="002916F6">
        <w:rPr>
          <w:b/>
          <w:bCs/>
          <w:color w:val="0000FF"/>
          <w:lang w:val="en-US"/>
        </w:rPr>
        <w:t>3D-Druck:</w:t>
      </w:r>
      <w:r w:rsidRPr="002916F6">
        <w:rPr>
          <w:color w:val="0000FF"/>
          <w:sz w:val="24"/>
          <w:szCs w:val="24"/>
          <w:lang w:val="en-US"/>
        </w:rPr>
        <w:t xml:space="preserve"> </w:t>
      </w:r>
      <w:r w:rsidRPr="002916F6">
        <w:rPr>
          <w:noProof/>
          <w:sz w:val="14"/>
          <w:szCs w:val="14"/>
          <w:lang w:val="en-US"/>
        </w:rPr>
        <w:t>[/color][/b]</w:t>
      </w:r>
    </w:p>
    <w:p w:rsidR="00E52944" w:rsidRDefault="00E52944" w:rsidP="002916F6">
      <w:pPr>
        <w:rPr>
          <w:noProof/>
        </w:rPr>
      </w:pPr>
      <w:r w:rsidRPr="00E52944">
        <w:rPr>
          <w:noProof/>
        </w:rPr>
        <w:t>Und die Stummis machen druck…</w:t>
      </w:r>
      <w:r>
        <w:rPr>
          <w:noProof/>
        </w:rPr>
        <w:br/>
        <w:t>Es gibt extra für die Libliothek angefertigte 3D-Druck Dateien welche man hier heruntergeladen kann:</w:t>
      </w:r>
    </w:p>
    <w:p w:rsidR="00E52944" w:rsidRDefault="0074724A" w:rsidP="002916F6">
      <w:pPr>
        <w:rPr>
          <w:noProof/>
        </w:rPr>
      </w:pPr>
      <w:hyperlink r:id="rId31" w:history="1">
        <w:r w:rsidR="000E0911" w:rsidRPr="002B6750">
          <w:rPr>
            <w:rStyle w:val="Hyperlink"/>
            <w:noProof/>
          </w:rPr>
          <w:t>https://github.com/Hardi-St/MobaLedLib_Docu/tree/master/3D_Daten_fuer_die_MobaLedLib</w:t>
        </w:r>
      </w:hyperlink>
    </w:p>
    <w:p w:rsidR="000E0911" w:rsidRDefault="000E0911" w:rsidP="002916F6">
      <w:pPr>
        <w:rPr>
          <w:noProof/>
        </w:rPr>
      </w:pPr>
    </w:p>
    <w:p w:rsidR="00E52944" w:rsidRDefault="00E52944" w:rsidP="002916F6">
      <w:pPr>
        <w:rPr>
          <w:noProof/>
        </w:rPr>
      </w:pPr>
      <w:r>
        <w:rPr>
          <w:noProof/>
        </w:rPr>
        <w:lastRenderedPageBreak/>
        <w:t>Hier ein paar Beispiele:</w:t>
      </w:r>
    </w:p>
    <w:p w:rsidR="00E52944" w:rsidRPr="00E52944" w:rsidRDefault="00E52944" w:rsidP="00E52944">
      <w:pPr>
        <w:rPr>
          <w:noProof/>
        </w:rPr>
      </w:pPr>
      <w:r>
        <w:rPr>
          <w:noProof/>
        </w:rPr>
        <w:t>Ein Gehäuse für die Hauptplatine von Ronny:</w:t>
      </w:r>
      <w:r>
        <w:rPr>
          <w:noProof/>
        </w:rPr>
        <w:br/>
      </w:r>
      <w:r w:rsidR="002916F6" w:rsidRPr="00E52944">
        <w:rPr>
          <w:noProof/>
          <w:sz w:val="12"/>
          <w:szCs w:val="12"/>
        </w:rPr>
        <w:t>[url=https://flic.kr/p/2hGBtKZ][img]https://live.staticflickr.com/65535/49029982971_7c07fb1362_b.jpg[/img][/url][url=https://flic.kr/p/2hGBtKZ]49030181802_938a5d3404_o[/url] by [url=https://www.flickr.com/photos/pollerronny/]Worldworms[/url], auf Flickr</w:t>
      </w:r>
    </w:p>
    <w:p w:rsidR="00E52944" w:rsidRDefault="00E52944" w:rsidP="00561C3E">
      <w:pPr>
        <w:pStyle w:val="KeinLeerraum"/>
        <w:rPr>
          <w:noProof/>
          <w:sz w:val="12"/>
          <w:szCs w:val="12"/>
        </w:rPr>
      </w:pPr>
    </w:p>
    <w:p w:rsidR="00E52944" w:rsidRPr="00E52944" w:rsidRDefault="00E52944" w:rsidP="00E52944">
      <w:pPr>
        <w:rPr>
          <w:noProof/>
          <w:sz w:val="12"/>
          <w:szCs w:val="12"/>
        </w:rPr>
      </w:pPr>
      <w:r>
        <w:rPr>
          <w:noProof/>
        </w:rPr>
        <w:t>Ein Lichtsignal von Lorenz:</w:t>
      </w:r>
      <w:r>
        <w:rPr>
          <w:noProof/>
        </w:rPr>
        <w:br/>
      </w:r>
      <w:r w:rsidRPr="00E52944">
        <w:rPr>
          <w:noProof/>
          <w:sz w:val="12"/>
          <w:szCs w:val="12"/>
        </w:rPr>
        <w:t>[url=https://abload.de/image.php?img=p11308728ekcp.jpg][img]</w:t>
      </w:r>
      <w:hyperlink r:id="rId32" w:history="1">
        <w:r w:rsidRPr="00E52944">
          <w:rPr>
            <w:rStyle w:val="Hyperlink"/>
            <w:noProof/>
            <w:sz w:val="12"/>
            <w:szCs w:val="12"/>
          </w:rPr>
          <w:t>https://abload.de/img/p11308728ekcp.jpg[/img][/url</w:t>
        </w:r>
      </w:hyperlink>
      <w:r w:rsidRPr="00E52944">
        <w:rPr>
          <w:noProof/>
          <w:sz w:val="12"/>
          <w:szCs w:val="12"/>
        </w:rPr>
        <w:t>]</w:t>
      </w:r>
    </w:p>
    <w:p w:rsidR="00E52944" w:rsidRPr="00E52944" w:rsidRDefault="00E52944" w:rsidP="00561C3E">
      <w:pPr>
        <w:pStyle w:val="KeinLeerraum"/>
        <w:rPr>
          <w:noProof/>
          <w:sz w:val="12"/>
          <w:szCs w:val="12"/>
        </w:rPr>
      </w:pPr>
    </w:p>
    <w:p w:rsidR="00E52944" w:rsidRPr="00E52944" w:rsidRDefault="00E52944">
      <w:pPr>
        <w:rPr>
          <w:noProof/>
          <w:sz w:val="12"/>
          <w:szCs w:val="12"/>
        </w:rPr>
      </w:pPr>
      <w:r w:rsidRPr="00E52944">
        <w:rPr>
          <w:noProof/>
          <w:sz w:val="12"/>
          <w:szCs w:val="12"/>
        </w:rPr>
        <w:br w:type="page"/>
      </w:r>
    </w:p>
    <w:p w:rsidR="00C77A79" w:rsidRPr="009A3CD6" w:rsidRDefault="00C77A79" w:rsidP="00C77A79">
      <w:pPr>
        <w:pStyle w:val="KeinLeerraum"/>
      </w:pPr>
      <w:r w:rsidRPr="009A3CD6">
        <w:rPr>
          <w:noProof/>
          <w:sz w:val="12"/>
          <w:szCs w:val="12"/>
        </w:rPr>
        <w:lastRenderedPageBreak/>
        <w:t>[color=#0000FF][size=120] [b]</w:t>
      </w:r>
      <w:bookmarkStart w:id="3" w:name="_Hlk23889154"/>
      <w:r w:rsidRPr="009A3CD6">
        <w:rPr>
          <w:b/>
          <w:bCs/>
          <w:color w:val="0000FF"/>
          <w:sz w:val="28"/>
          <w:szCs w:val="28"/>
        </w:rPr>
        <w:t>Inhaltsverzeichnis</w:t>
      </w:r>
      <w:bookmarkEnd w:id="3"/>
      <w:r w:rsidR="00CD2222" w:rsidRPr="009A3CD6">
        <w:rPr>
          <w:b/>
          <w:bCs/>
          <w:color w:val="0000FF"/>
          <w:sz w:val="28"/>
          <w:szCs w:val="28"/>
        </w:rPr>
        <w:t xml:space="preserve"> des Threads</w:t>
      </w:r>
      <w:r w:rsidRPr="009A3CD6">
        <w:rPr>
          <w:b/>
          <w:bCs/>
          <w:color w:val="0000FF"/>
          <w:sz w:val="28"/>
          <w:szCs w:val="28"/>
        </w:rPr>
        <w:t>:</w:t>
      </w:r>
      <w:r w:rsidRPr="009A3CD6">
        <w:t xml:space="preserve"> </w:t>
      </w:r>
      <w:r w:rsidRPr="009A3CD6">
        <w:rPr>
          <w:noProof/>
          <w:sz w:val="16"/>
          <w:szCs w:val="16"/>
        </w:rPr>
        <w:t>[/b] [/size] [/color]</w:t>
      </w:r>
    </w:p>
    <w:p w:rsidR="00CF18E3" w:rsidRDefault="00C77A79" w:rsidP="00C77A79">
      <w:pPr>
        <w:pStyle w:val="KeinLeerraum"/>
      </w:pPr>
      <w:r>
        <w:t xml:space="preserve">Es ist für mich sehr schwierig die wichtigen Beiträge zu identifizieren. Es sollen nicht zu viele Einträge sein damit man nicht den Überblick verliert. Auf der anderen Seite dürfen die wichtigen Punkte nicht fehlen. Darum bin ich auf eure Hilfe angewiesen. Darum schickt mir eine </w:t>
      </w:r>
      <w:r w:rsidR="00686CD0">
        <w:t>Mail</w:t>
      </w:r>
      <w:r w:rsidR="008C06FB">
        <w:t>,</w:t>
      </w:r>
      <w:r>
        <w:t xml:space="preserve"> wenn Ihr einen Vorschlag habt </w:t>
      </w:r>
      <w:r w:rsidR="00FE0A2A">
        <w:t>was in</w:t>
      </w:r>
      <w:r>
        <w:t xml:space="preserve"> die Liste </w:t>
      </w:r>
      <w:r w:rsidR="00FE0A2A">
        <w:t>aufgenommen werden soll</w:t>
      </w:r>
      <w:r>
        <w:t>.</w:t>
      </w:r>
      <w:r w:rsidR="00B47F44">
        <w:t xml:space="preserve"> </w:t>
      </w:r>
    </w:p>
    <w:p w:rsidR="00CF18E3" w:rsidRDefault="00CF18E3" w:rsidP="00C77A79">
      <w:pPr>
        <w:pStyle w:val="KeinLeerraum"/>
      </w:pPr>
    </w:p>
    <w:p w:rsidR="00C77A79" w:rsidRDefault="00B47F44" w:rsidP="00C77A79">
      <w:pPr>
        <w:pStyle w:val="KeinLeerraum"/>
      </w:pPr>
      <w:r>
        <w:t xml:space="preserve">Dokumente, Platinen und alle Programme findet Ihr hier: </w:t>
      </w:r>
      <w:hyperlink r:id="rId33" w:history="1">
        <w:r w:rsidR="00CF18E3" w:rsidRPr="00E605C2">
          <w:rPr>
            <w:rStyle w:val="Hyperlink"/>
          </w:rPr>
          <w:t>https://github.com/Hardi-St</w:t>
        </w:r>
      </w:hyperlink>
    </w:p>
    <w:p w:rsidR="00CF18E3" w:rsidRDefault="00CF18E3" w:rsidP="00C77A79">
      <w:pPr>
        <w:pStyle w:val="KeinLeerraum"/>
      </w:pPr>
    </w:p>
    <w:p w:rsidR="00CF18E3" w:rsidRDefault="00CF18E3" w:rsidP="00C77A79">
      <w:pPr>
        <w:pStyle w:val="KeinLeerraum"/>
      </w:pPr>
      <w:r>
        <w:t>Ein PDF Dokument mit allen Beiträgen im Forum findet Ihr hier:</w:t>
      </w:r>
      <w:r w:rsidRPr="00CF18E3">
        <w:t xml:space="preserve"> </w:t>
      </w:r>
      <w:hyperlink r:id="rId34" w:history="1">
        <w:r w:rsidRPr="00E605C2">
          <w:rPr>
            <w:rStyle w:val="Hyperlink"/>
          </w:rPr>
          <w:t>http://www.thkas-moba.de/mobaled/MoBaLED_Stummi_Komplette_Seiten.pdf</w:t>
        </w:r>
      </w:hyperlink>
      <w:r>
        <w:br/>
        <w:t>Das ist sehr praktisch wenn man nach einem Stichwort suchen will</w:t>
      </w:r>
      <w:r w:rsidR="009A3CD6">
        <w:t xml:space="preserve"> (</w:t>
      </w:r>
      <w:r>
        <w:t>Die letzten Beiträge sind u.U. noch nicht im Dokument enthalten.</w:t>
      </w:r>
      <w:r w:rsidR="009A3CD6">
        <w:t>).</w:t>
      </w:r>
      <w:r>
        <w:t xml:space="preserve"> </w:t>
      </w:r>
    </w:p>
    <w:p w:rsidR="00C77A79" w:rsidRDefault="00C77A79" w:rsidP="00C77A79">
      <w:pPr>
        <w:pStyle w:val="KeinLeerraum"/>
      </w:pPr>
    </w:p>
    <w:p w:rsidR="00C45211" w:rsidRPr="00672A69" w:rsidRDefault="00C77A79" w:rsidP="00C77A79">
      <w:pPr>
        <w:pStyle w:val="KeinLeerraum"/>
        <w:rPr>
          <w:noProof/>
          <w:sz w:val="6"/>
          <w:szCs w:val="6"/>
        </w:rPr>
      </w:pPr>
      <w:r w:rsidRPr="00672A69">
        <w:rPr>
          <w:noProof/>
          <w:sz w:val="6"/>
          <w:szCs w:val="6"/>
        </w:rPr>
        <w:t>[URL=https://www.stummiforum.de/viewtopic.php?f=7&amp;t=165060&amp;sd=a&amp;start=13]</w:t>
      </w:r>
      <w:r w:rsidRPr="00686CD0">
        <w:rPr>
          <w:noProof/>
          <w:color w:val="00B0F0"/>
          <w:u w:val="single"/>
        </w:rPr>
        <w:t>Installation der MobaLedLib als Bildergeschichte (#14</w:t>
      </w:r>
      <w:r w:rsidRPr="00686CD0">
        <w:rPr>
          <w:noProof/>
          <w:color w:val="00B0F0"/>
          <w:sz w:val="14"/>
          <w:szCs w:val="14"/>
          <w:u w:val="single"/>
        </w:rPr>
        <w:t>)</w:t>
      </w:r>
      <w:r w:rsidRPr="00672A69">
        <w:rPr>
          <w:noProof/>
          <w:sz w:val="10"/>
          <w:szCs w:val="10"/>
        </w:rPr>
        <w:t xml:space="preserve"> </w:t>
      </w:r>
      <w:r w:rsidRPr="00672A69">
        <w:rPr>
          <w:noProof/>
          <w:sz w:val="6"/>
          <w:szCs w:val="6"/>
        </w:rPr>
        <w:t>[/URL]</w:t>
      </w:r>
      <w:r w:rsidR="00C45211" w:rsidRPr="003E54F5">
        <w:rPr>
          <w:noProof/>
          <w:sz w:val="6"/>
          <w:szCs w:val="6"/>
        </w:rPr>
        <w:t>[URL=</w:t>
      </w:r>
      <w:proofErr w:type="gramStart"/>
      <w:r w:rsidR="00C45211" w:rsidRPr="003E54F5">
        <w:rPr>
          <w:noProof/>
          <w:sz w:val="6"/>
          <w:szCs w:val="6"/>
        </w:rPr>
        <w:t>https://www.stummiforum.de/viewtopic.php?f=7&amp;t=165060&amp;sd=a&amp;star</w:t>
      </w:r>
      <w:r w:rsidR="00C45211" w:rsidRPr="007F5CAC">
        <w:rPr>
          <w:noProof/>
          <w:sz w:val="14"/>
          <w:szCs w:val="14"/>
        </w:rPr>
        <w:t>t=508]</w:t>
      </w:r>
      <w:r w:rsidR="00C45211" w:rsidRPr="003E54F5">
        <w:rPr>
          <w:noProof/>
          <w:sz w:val="14"/>
          <w:szCs w:val="14"/>
        </w:rPr>
        <w:t xml:space="preserve"> </w:t>
      </w:r>
      <w:r w:rsidR="00C45211">
        <w:rPr>
          <w:color w:val="00B0F0"/>
          <w:u w:val="single"/>
        </w:rPr>
        <w:t xml:space="preserve">  </w:t>
      </w:r>
      <w:proofErr w:type="gramEnd"/>
      <w:r w:rsidR="00C45211">
        <w:rPr>
          <w:color w:val="00B0F0"/>
          <w:u w:val="single"/>
        </w:rPr>
        <w:t xml:space="preserve">     (Siehe </w:t>
      </w:r>
      <w:r w:rsidR="007F5CAC">
        <w:rPr>
          <w:color w:val="00B0F0"/>
          <w:u w:val="single"/>
        </w:rPr>
        <w:t xml:space="preserve">auch </w:t>
      </w:r>
      <w:r w:rsidR="00C45211" w:rsidRPr="00F1703D">
        <w:rPr>
          <w:noProof/>
          <w:color w:val="00B0F0"/>
          <w:u w:val="single"/>
        </w:rPr>
        <w:t>#509</w:t>
      </w:r>
      <w:r w:rsidR="00C45211" w:rsidRPr="003E54F5">
        <w:rPr>
          <w:noProof/>
          <w:sz w:val="6"/>
          <w:szCs w:val="6"/>
        </w:rPr>
        <w:t xml:space="preserve"> [/URL]</w:t>
      </w:r>
      <w:r w:rsidR="007F5CAC">
        <w:rPr>
          <w:noProof/>
          <w:sz w:val="6"/>
          <w:szCs w:val="6"/>
        </w:rPr>
        <w:t xml:space="preserve">  </w:t>
      </w:r>
      <w:r w:rsidR="007F5CAC" w:rsidRPr="003E54F5">
        <w:rPr>
          <w:noProof/>
          <w:sz w:val="6"/>
          <w:szCs w:val="6"/>
        </w:rPr>
        <w:t>[URL=https://www.stummiforum.de/viewtopic.php?f=7&amp;t=165060&amp;sd=a&amp;star</w:t>
      </w:r>
      <w:r w:rsidR="007F5CAC" w:rsidRPr="007F5CAC">
        <w:rPr>
          <w:noProof/>
          <w:sz w:val="14"/>
          <w:szCs w:val="14"/>
        </w:rPr>
        <w:t>t=</w:t>
      </w:r>
      <w:r w:rsidR="007F5CAC">
        <w:rPr>
          <w:noProof/>
          <w:sz w:val="14"/>
          <w:szCs w:val="14"/>
        </w:rPr>
        <w:t>824</w:t>
      </w:r>
      <w:r w:rsidR="007F5CAC" w:rsidRPr="007F5CAC">
        <w:rPr>
          <w:noProof/>
          <w:sz w:val="14"/>
          <w:szCs w:val="14"/>
        </w:rPr>
        <w:t>]</w:t>
      </w:r>
      <w:r w:rsidR="007F5CAC">
        <w:rPr>
          <w:color w:val="00B0F0"/>
          <w:u w:val="single"/>
        </w:rPr>
        <w:t xml:space="preserve"> und </w:t>
      </w:r>
      <w:r w:rsidR="007F5CAC" w:rsidRPr="00F1703D">
        <w:rPr>
          <w:noProof/>
          <w:color w:val="00B0F0"/>
          <w:u w:val="single"/>
        </w:rPr>
        <w:t>#</w:t>
      </w:r>
      <w:r w:rsidR="007F5CAC">
        <w:rPr>
          <w:noProof/>
          <w:color w:val="00B0F0"/>
          <w:u w:val="single"/>
        </w:rPr>
        <w:t>825)</w:t>
      </w:r>
      <w:r w:rsidR="007F5CAC" w:rsidRPr="003E54F5">
        <w:rPr>
          <w:noProof/>
          <w:sz w:val="6"/>
          <w:szCs w:val="6"/>
        </w:rPr>
        <w:t xml:space="preserve"> [/URL]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[URL=https://www.stummiforum.de/viewtopic.php?f=7&amp;t=165060&amp;sd=a&amp;start=33]</w:t>
      </w:r>
      <w:r w:rsidRPr="00672A69">
        <w:rPr>
          <w:noProof/>
          <w:color w:val="00B0F0"/>
          <w:u w:val="single"/>
        </w:rPr>
        <w:t>LED Einbau in Haus (#34)</w:t>
      </w:r>
      <w:r w:rsidRPr="00672A69">
        <w:rPr>
          <w:b/>
          <w:bCs/>
          <w:noProof/>
          <w:color w:val="00B0F0"/>
          <w:sz w:val="10"/>
          <w:szCs w:val="10"/>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[URL=https://www.stummiforum.de/viewtopic.php?f=7&amp;t=165060&amp;sd=a&amp;start=39]</w:t>
      </w:r>
      <w:r w:rsidRPr="00CE0D56">
        <w:rPr>
          <w:noProof/>
          <w:color w:val="00B0F0"/>
          <w:u w:val="single"/>
          <w:lang w:val="en-US"/>
        </w:rPr>
        <w:t>Funktionsweise WS281x LEDs (#40)</w:t>
      </w:r>
      <w:r w:rsidRPr="00672A69">
        <w:rPr>
          <w:noProof/>
          <w:sz w:val="14"/>
          <w:szCs w:val="14"/>
          <w:lang w:val="en-US"/>
        </w:rPr>
        <w:t xml:space="preserve"> </w:t>
      </w:r>
      <w:r w:rsidRPr="00672A69">
        <w:rPr>
          <w:noProof/>
          <w:sz w:val="6"/>
          <w:szCs w:val="6"/>
          <w:lang w:val="en-US"/>
        </w:rPr>
        <w:t>[/URL]</w:t>
      </w:r>
    </w:p>
    <w:p w:rsidR="00C77A79" w:rsidRPr="00672A69" w:rsidRDefault="00686CD0"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[URL=https://www.stummiforum.de/viewtopic.php?f=7&amp;t=165060&amp;sd=a&amp;start=121]</w:t>
      </w:r>
      <w:r w:rsidR="00C77A79" w:rsidRPr="00122F2D">
        <w:rPr>
          <w:noProof/>
          <w:color w:val="00B0F0"/>
          <w:u w:val="single"/>
        </w:rPr>
        <w:t>Erste Verteilerplatinen sind verfügbar (#122)</w:t>
      </w:r>
      <w:r w:rsidR="00C77A79" w:rsidRPr="00672A69">
        <w:rPr>
          <w:noProof/>
          <w:sz w:val="14"/>
          <w:szCs w:val="14"/>
        </w:rPr>
        <w:t xml:space="preserve"> </w:t>
      </w:r>
      <w:r w:rsidR="00C77A79" w:rsidRPr="00672A69">
        <w:rPr>
          <w:noProof/>
          <w:sz w:val="6"/>
          <w:szCs w:val="6"/>
        </w:rPr>
        <w:t>[/URL]</w:t>
      </w:r>
    </w:p>
    <w:p w:rsidR="00C77A79" w:rsidRPr="00672A69" w:rsidRDefault="00C77A79" w:rsidP="00C77A79">
      <w:pPr>
        <w:pStyle w:val="KeinLeerraum"/>
        <w:rPr>
          <w:noProof/>
          <w:sz w:val="12"/>
          <w:szCs w:val="12"/>
        </w:rPr>
      </w:pPr>
      <w:r w:rsidRPr="00672A69">
        <w:rPr>
          <w:noProof/>
          <w:sz w:val="6"/>
          <w:szCs w:val="6"/>
        </w:rPr>
        <w:t>[URL=https://www.stummiforum.de/viewtopic.php?f=7&amp;t=165060&amp;sd=a&amp;start=132]</w:t>
      </w:r>
      <w:r w:rsidRPr="00122F2D">
        <w:rPr>
          <w:noProof/>
          <w:color w:val="00B0F0"/>
          <w:u w:val="single"/>
        </w:rPr>
        <w:t>Tabelle generieren für Stummi Forum per Excel Makro (#133)</w:t>
      </w:r>
      <w:r w:rsidRPr="00672A69">
        <w:rPr>
          <w:noProof/>
          <w:sz w:val="24"/>
          <w:szCs w:val="24"/>
        </w:rPr>
        <w:t xml:space="preserve"> </w:t>
      </w:r>
      <w:r w:rsidRPr="00672A69">
        <w:rPr>
          <w:noProof/>
          <w:sz w:val="12"/>
          <w:szCs w:val="12"/>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[URL=https://www.stummiforum.de/viewtopic.php?f=7&amp;t=165060&amp;sd=a&amp;start=140]</w:t>
      </w:r>
      <w:r w:rsidRPr="00122F2D">
        <w:rPr>
          <w:noProof/>
          <w:color w:val="00B0F0"/>
          <w:u w:val="single"/>
        </w:rPr>
        <w:t>Unterstützung für zweites Sound Modul (JQ6500) fertiggestellt mit Video (#141)</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[URL=https://www.stummiforum.de/viewtopic.php?f=7&amp;t=165060&amp;sd=a&amp;start=194]</w:t>
      </w:r>
      <w:r w:rsidRPr="00122F2D">
        <w:rPr>
          <w:noProof/>
          <w:color w:val="00B0F0"/>
          <w:u w:val="single"/>
        </w:rPr>
        <w:t>Beispiele zum Anschluss normaler LEDs per WS2811 Modul (#195)</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[URL=https://www.stummiforum.de/viewtopic.php?f=7&amp;t=165060&amp;sd=a&amp;start=195]</w:t>
      </w:r>
      <w:r w:rsidRPr="00122F2D">
        <w:rPr>
          <w:noProof/>
          <w:color w:val="00B0F0"/>
          <w:u w:val="single"/>
          <w:lang w:val="en-US"/>
        </w:rPr>
        <w:t>Hauptplatine (#196)</w:t>
      </w:r>
      <w:r w:rsidRPr="00672A69">
        <w:rPr>
          <w:noProof/>
          <w:sz w:val="14"/>
          <w:szCs w:val="14"/>
          <w:lang w:val="en-US"/>
        </w:rPr>
        <w:t xml:space="preserve"> </w:t>
      </w:r>
      <w:r w:rsidRPr="00672A69">
        <w:rPr>
          <w:noProof/>
          <w:sz w:val="6"/>
          <w:szCs w:val="6"/>
          <w:lang w:val="en-US"/>
        </w:rPr>
        <w:t>[/URL]</w:t>
      </w:r>
    </w:p>
    <w:p w:rsidR="00C77A79" w:rsidRPr="00672A69" w:rsidRDefault="00AF13AE"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[URL=https://www.stummiforum.de/viewtopic.php?f=7&amp;t=165060&amp;sd=a&amp;start=229]</w:t>
      </w:r>
      <w:r w:rsidR="00C77A79" w:rsidRPr="00ED76AB">
        <w:rPr>
          <w:noProof/>
          <w:color w:val="00B0F0"/>
          <w:u w:val="single"/>
        </w:rPr>
        <w:t>Einfache Lösung zum einlesen von Tastern für Knopfdruckaktionen (#230)</w:t>
      </w:r>
      <w:r w:rsidR="00C77A79">
        <w:rPr>
          <w:noProof/>
        </w:rPr>
        <w:t xml:space="preserve"> </w:t>
      </w:r>
      <w:r w:rsidR="00C77A79" w:rsidRPr="00672A69">
        <w:rPr>
          <w:noProof/>
          <w:sz w:val="6"/>
          <w:szCs w:val="6"/>
        </w:rPr>
        <w:t>[/URL]</w:t>
      </w:r>
    </w:p>
    <w:p w:rsidR="00C77A79" w:rsidRPr="00672A69" w:rsidRDefault="00ED76AB" w:rsidP="00C77A79">
      <w:pPr>
        <w:pStyle w:val="KeinLeerraum"/>
        <w:rPr>
          <w:noProof/>
          <w:sz w:val="6"/>
          <w:szCs w:val="6"/>
        </w:rPr>
      </w:pPr>
      <w:r w:rsidRPr="00672A69">
        <w:rPr>
          <w:noProof/>
          <w:sz w:val="6"/>
          <w:szCs w:val="6"/>
        </w:rPr>
        <w:t xml:space="preserve"> </w:t>
      </w:r>
      <w:r w:rsidR="00C77A79" w:rsidRPr="00672A69">
        <w:rPr>
          <w:noProof/>
          <w:sz w:val="6"/>
          <w:szCs w:val="6"/>
        </w:rPr>
        <w:t>[URL=https://www.stummiforum.de/viewtopic.php?f=7&amp;t=165060&amp;sd=a&amp;start=235]</w:t>
      </w:r>
      <w:r w:rsidR="00C77A79" w:rsidRPr="00C948F3">
        <w:rPr>
          <w:noProof/>
          <w:color w:val="00B0F0"/>
          <w:u w:val="single"/>
        </w:rPr>
        <w:t>LED Testprogramm (#236)</w:t>
      </w:r>
      <w:r w:rsidR="00C77A79" w:rsidRPr="00672A69">
        <w:rPr>
          <w:noProof/>
          <w:sz w:val="14"/>
          <w:szCs w:val="14"/>
        </w:rPr>
        <w:t xml:space="preserve"> </w:t>
      </w:r>
      <w:r w:rsidR="00C77A79" w:rsidRPr="00672A69">
        <w:rPr>
          <w:noProof/>
          <w:sz w:val="6"/>
          <w:szCs w:val="6"/>
        </w:rPr>
        <w:t>[/URL]</w:t>
      </w:r>
    </w:p>
    <w:p w:rsidR="00C77A79" w:rsidRPr="00C948F3" w:rsidRDefault="00C948F3" w:rsidP="00C77A79">
      <w:pPr>
        <w:pStyle w:val="KeinLeerraum"/>
        <w:rPr>
          <w:noProof/>
          <w:sz w:val="14"/>
          <w:szCs w:val="14"/>
        </w:rPr>
      </w:pPr>
      <w:r w:rsidRPr="00672A69">
        <w:rPr>
          <w:noProof/>
          <w:sz w:val="6"/>
          <w:szCs w:val="6"/>
        </w:rPr>
        <w:t xml:space="preserve"> </w:t>
      </w:r>
      <w:r w:rsidR="00C77A79" w:rsidRPr="00672A69">
        <w:rPr>
          <w:noProof/>
          <w:sz w:val="6"/>
          <w:szCs w:val="6"/>
        </w:rPr>
        <w:t>[URL=https://www.stummiforum.de/viewtopic.php?f=7&amp;t=165060&amp;sd=a&amp;start=251]</w:t>
      </w:r>
      <w:r w:rsidR="00C77A79" w:rsidRPr="00C948F3">
        <w:rPr>
          <w:noProof/>
          <w:color w:val="00B0F0"/>
          <w:u w:val="single"/>
        </w:rPr>
        <w:t>Aufgabenverteilung an freiwillige Helfer (#252</w:t>
      </w:r>
      <w:r w:rsidR="00C77A79" w:rsidRPr="00C948F3">
        <w:rPr>
          <w:noProof/>
          <w:color w:val="00B0F0"/>
          <w:sz w:val="14"/>
          <w:szCs w:val="14"/>
          <w:u w:val="single"/>
        </w:rPr>
        <w:t>)</w:t>
      </w:r>
      <w:r w:rsidR="00C77A79" w:rsidRPr="00C948F3">
        <w:rPr>
          <w:noProof/>
          <w:sz w:val="14"/>
          <w:szCs w:val="14"/>
        </w:rPr>
        <w:t xml:space="preserve"> </w:t>
      </w:r>
      <w:r w:rsidR="00C77A79" w:rsidRPr="003B5BE1">
        <w:rPr>
          <w:noProof/>
          <w:sz w:val="6"/>
          <w:szCs w:val="6"/>
        </w:rPr>
        <w:t>[/URL]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[URL=https://www.stummiforum.de/viewtopic.php?f=7&amp;t=165060&amp;sd=a&amp;start=242]</w:t>
      </w:r>
      <w:r w:rsidRPr="00C948F3">
        <w:rPr>
          <w:noProof/>
          <w:color w:val="00B0F0"/>
          <w:u w:val="single"/>
        </w:rPr>
        <w:t>Überblick aller Beispielprogramme der Bibliothek (#243)</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[URL=https://www.stummiforum.de/viewtopic.php?f=7&amp;t=165060&amp;sd=a&amp;start=254]</w:t>
      </w:r>
      <w:r w:rsidRPr="00C948F3">
        <w:rPr>
          <w:noProof/>
          <w:color w:val="00B0F0"/>
          <w:u w:val="single"/>
        </w:rPr>
        <w:t>Neue Arduino IDE macht Probleme mit neuen Bootloader (#255)</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[URL=https://www.stummiforum.de/viewtopic.php?f=7&amp;t=165060&amp;sd=a&amp;start=264]</w:t>
      </w:r>
      <w:r w:rsidRPr="00C948F3">
        <w:rPr>
          <w:noProof/>
          <w:color w:val="00B0F0"/>
          <w:u w:val="single"/>
        </w:rPr>
        <w:t>Vorstellung der Servo Platine (Später auch für Mux Signale und Stepper) (#265)</w:t>
      </w:r>
      <w:r w:rsidRPr="003B5BE1">
        <w:rPr>
          <w:noProof/>
          <w:sz w:val="6"/>
          <w:szCs w:val="6"/>
        </w:rPr>
        <w:t xml:space="preserve"> [/URL]</w:t>
      </w:r>
    </w:p>
    <w:p w:rsidR="00C77A79" w:rsidRPr="003E54F5" w:rsidRDefault="00C77A79" w:rsidP="00C77A79">
      <w:pPr>
        <w:pStyle w:val="KeinLeerraum"/>
        <w:rPr>
          <w:noProof/>
          <w:sz w:val="6"/>
          <w:szCs w:val="6"/>
        </w:rPr>
      </w:pPr>
      <w:r w:rsidRPr="003B5BE1">
        <w:rPr>
          <w:noProof/>
          <w:sz w:val="6"/>
          <w:szCs w:val="6"/>
        </w:rPr>
        <w:t>[URL=https://www.stummiforum.de/viewtopic.php?f=7&amp;t=165060&amp;sd=a&amp;start=283]</w:t>
      </w:r>
      <w:r w:rsidRPr="00C948F3">
        <w:rPr>
          <w:noProof/>
          <w:color w:val="00B0F0"/>
          <w:u w:val="single"/>
        </w:rPr>
        <w:t>Servo Motor und Lego (#284)</w:t>
      </w:r>
      <w:r w:rsidRPr="003E54F5">
        <w:rPr>
          <w:noProof/>
          <w:sz w:val="6"/>
          <w:szCs w:val="6"/>
          <w:u w:val="single"/>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[URL=https://www.stummiforum.de/viewtopic.php?f=7&amp;t=165060&amp;sd=a&amp;start=284</w:t>
      </w:r>
      <w:r w:rsidRPr="003E54F5">
        <w:rPr>
          <w:noProof/>
          <w:color w:val="00B0F0"/>
          <w:sz w:val="6"/>
          <w:szCs w:val="6"/>
          <w:u w:val="single"/>
        </w:rPr>
        <w:t>]</w:t>
      </w:r>
      <w:r w:rsidRPr="00C948F3">
        <w:rPr>
          <w:noProof/>
          <w:color w:val="00B0F0"/>
          <w:u w:val="single"/>
        </w:rPr>
        <w:t>Die Hauptplatinen sind endlich da (#285)</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[URL=https://www.stummiforum.de/viewtopic.php?f=7&amp;t=165060&amp;sd=a&amp;start=289]</w:t>
      </w:r>
      <w:r w:rsidRPr="00C948F3">
        <w:rPr>
          <w:noProof/>
          <w:color w:val="00B0F0"/>
          <w:u w:val="single"/>
        </w:rPr>
        <w:t>Bilder der neuen Verteilerplatine (#290)</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[URL=https://www.stummiforum.de/viewtopic.php?f=7&amp;t=165060&amp;sd=a&amp;start=295]</w:t>
      </w:r>
      <w:r w:rsidRPr="00C948F3">
        <w:rPr>
          <w:noProof/>
          <w:color w:val="00B0F0"/>
          <w:u w:val="single"/>
          <w:lang w:val="en-US"/>
        </w:rPr>
        <w:t>Fehlersuchquiz (#296)</w:t>
      </w:r>
      <w:r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[URL=https://www.stummiforum.de/viewtopic.php?f=7&amp;t=165060&amp;sd=a&amp;start=304]</w:t>
      </w:r>
      <w:r w:rsidRPr="00C948F3">
        <w:rPr>
          <w:noProof/>
          <w:color w:val="00B0F0"/>
          <w:u w:val="single"/>
        </w:rPr>
        <w:t>Die Lichtmaschine von Rolf (#305)</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[URL=https://www.stummiforum.de/viewtopic.php?f=7&amp;t=165060&amp;sd=a&amp;start=306]</w:t>
      </w:r>
      <w:r w:rsidRPr="00C948F3">
        <w:rPr>
          <w:noProof/>
          <w:color w:val="00B0F0"/>
          <w:u w:val="single"/>
        </w:rPr>
        <w:t>CAN Bus funktioniert mit der neuen Hauptplatine (#307)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[URL=https://www.stummiforum.de/viewtopic.php?f=7&amp;t=165060&amp;sd=a&amp;start=312]</w:t>
      </w:r>
      <w:r w:rsidRPr="00C948F3">
        <w:rPr>
          <w:noProof/>
          <w:color w:val="00B0F0"/>
          <w:u w:val="single"/>
        </w:rPr>
        <w:t>”Making of” der Platine zum Programmieren der ATTinys (#313)</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[URL=https://www.stummiforum.de/viewtopic.php?f=7&amp;t=165060&amp;sd=a&amp;start=325]</w:t>
      </w:r>
      <w:r w:rsidRPr="00C948F3">
        <w:rPr>
          <w:noProof/>
          <w:color w:val="00B0F0"/>
          <w:u w:val="single"/>
        </w:rPr>
        <w:t>Erweiterung der Dokumentation ist fertig (#326)</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p>
    <w:p w:rsidR="00C77A79" w:rsidRDefault="00C77A79" w:rsidP="00C77A79">
      <w:pPr>
        <w:pStyle w:val="KeinLeerraum"/>
        <w:rPr>
          <w:noProof/>
          <w:sz w:val="6"/>
          <w:szCs w:val="6"/>
        </w:rPr>
      </w:pP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p>
    <w:p w:rsidR="00097552" w:rsidRPr="003E54F5" w:rsidRDefault="00097552" w:rsidP="00C77A79">
      <w:pPr>
        <w:pStyle w:val="KeinLeerraum"/>
        <w:rPr>
          <w:noProof/>
          <w:sz w:val="6"/>
          <w:szCs w:val="6"/>
        </w:rPr>
      </w:pP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C77A79" w:rsidRPr="003E54F5" w:rsidRDefault="003F2EFA" w:rsidP="00C77A79">
      <w:pPr>
        <w:pStyle w:val="KeinLeerraum"/>
        <w:rPr>
          <w:noProof/>
          <w:sz w:val="6"/>
          <w:szCs w:val="6"/>
          <w:lang w:val="en-US"/>
        </w:rPr>
      </w:pPr>
      <w:r w:rsidRPr="00236271">
        <w:rPr>
          <w:noProof/>
          <w:sz w:val="6"/>
          <w:szCs w:val="6"/>
        </w:rPr>
        <w:t xml:space="preserve"> </w:t>
      </w:r>
      <w:r w:rsidR="00C77A79" w:rsidRPr="003E54F5">
        <w:rPr>
          <w:noProof/>
          <w:sz w:val="6"/>
          <w:szCs w:val="6"/>
          <w:lang w:val="en-US"/>
        </w:rPr>
        <w:t>[URL=https://www.stummiforum.de/viewtopic.php?f=7&amp;t=165060&amp;sd=a&amp;start=350]</w:t>
      </w:r>
      <w:r w:rsidR="00C77A79" w:rsidRPr="003F2EFA">
        <w:rPr>
          <w:noProof/>
          <w:color w:val="00B0F0"/>
          <w:u w:val="single"/>
          <w:lang w:val="en-US"/>
        </w:rPr>
        <w:t>Verbesserter Pattern_Configurator (#351)</w:t>
      </w:r>
      <w:r w:rsidR="00C77A79"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[URL=https://www.stummiforum.de/viewtopic.php?f=7&amp;t=165060&amp;sd=a&amp;start=356]</w:t>
      </w:r>
      <w:r w:rsidRPr="003F2EFA">
        <w:rPr>
          <w:noProof/>
          <w:color w:val="00B0F0"/>
          <w:u w:val="single"/>
        </w:rPr>
        <w:t>Bestückungsanleitung für Hauptplatine von Alf und Armin ist fertig (#357)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[URL=https://www.stummiforum.de/viewtopic.php?f=7&amp;t=165060&amp;sd=a&amp;start=360]</w:t>
      </w:r>
      <w:r w:rsidR="00994A82">
        <w:rPr>
          <w:noProof/>
          <w:sz w:val="6"/>
          <w:szCs w:val="6"/>
        </w:rPr>
        <w:t xml:space="preserve"> </w:t>
      </w:r>
      <w:r w:rsidR="00994A82" w:rsidRPr="00994A82">
        <w:rPr>
          <w:color w:val="00B0F0"/>
          <w:u w:val="single"/>
        </w:rPr>
        <w:t>Erschwerte</w:t>
      </w:r>
      <w:r w:rsidRPr="00994A82">
        <w:rPr>
          <w:color w:val="00B0F0"/>
          <w:u w:val="single"/>
        </w:rPr>
        <w:t xml:space="preserve"> Arbeitsbedingungen</w:t>
      </w:r>
      <w:r w:rsidRPr="0036034A">
        <w:rPr>
          <w:noProof/>
          <w:color w:val="00B0F0"/>
          <w:u w:val="single"/>
        </w:rPr>
        <w:t xml:space="preserve"> (#361)</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[URL=https://www.stummiforum.de/viewtopic.php?f=7&amp;t=165060&amp;sd=a&amp;start=373]</w:t>
      </w:r>
      <w:r w:rsidRPr="0036034A">
        <w:rPr>
          <w:noProof/>
          <w:color w:val="00B0F0"/>
          <w:u w:val="single"/>
        </w:rPr>
        <w:t>Zweiter Stammtisch (#374)</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[URL=https://www.stummiforum.de/viewtopic.php?f=7&amp;t=165060&amp;sd=a&amp;start=399]</w:t>
      </w:r>
      <w:r w:rsidRPr="0036034A">
        <w:rPr>
          <w:noProof/>
          <w:color w:val="00B0F0"/>
          <w:u w:val="single"/>
          <w:lang w:val="en-US"/>
        </w:rPr>
        <w:t>Terminierungswiderstand R1 (#400)</w:t>
      </w:r>
      <w:r w:rsidRPr="003E54F5">
        <w:rPr>
          <w:noProof/>
          <w:sz w:val="6"/>
          <w:szCs w:val="6"/>
          <w:lang w:val="en-US"/>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[URL=https://www.stummiforum.de/viewtopic.php?f=7&amp;t=165060&amp;sd=a&amp;start=402]</w:t>
      </w:r>
      <w:r w:rsidRPr="0036034A">
        <w:rPr>
          <w:noProof/>
          <w:color w:val="00B0F0"/>
          <w:u w:val="single"/>
          <w:lang w:val="en-US"/>
        </w:rPr>
        <w:t>Selextrix (#403)</w:t>
      </w:r>
      <w:r w:rsidRPr="003E54F5">
        <w:rPr>
          <w:noProof/>
          <w:sz w:val="6"/>
          <w:szCs w:val="6"/>
          <w:lang w:val="en-US"/>
        </w:rPr>
        <w:t xml:space="preserve"> [/URL]</w:t>
      </w:r>
    </w:p>
    <w:p w:rsidR="00C77A79" w:rsidRPr="003E54F5" w:rsidRDefault="0036034A" w:rsidP="00C77A79">
      <w:pPr>
        <w:pStyle w:val="KeinLeerraum"/>
        <w:rPr>
          <w:noProof/>
          <w:sz w:val="2"/>
          <w:szCs w:val="2"/>
        </w:rPr>
      </w:pPr>
      <w:r w:rsidRPr="003E54F5">
        <w:rPr>
          <w:noProof/>
          <w:sz w:val="6"/>
          <w:szCs w:val="6"/>
        </w:rPr>
        <w:t xml:space="preserve">[URL=https://www.stummiforum.de/viewtopic.php?f=7&amp;t=165060&amp;sd=a&amp;start=410] </w:t>
      </w:r>
      <w:r w:rsidRPr="00F1703D">
        <w:rPr>
          <w:noProof/>
          <w:color w:val="00B0F0"/>
          <w:u w:val="single"/>
        </w:rPr>
        <w:t xml:space="preserve">WS2811 </w:t>
      </w:r>
      <w:r w:rsidRPr="00F1703D">
        <w:rPr>
          <w:color w:val="00B0F0"/>
          <w:u w:val="single"/>
        </w:rPr>
        <w:t xml:space="preserve">Module </w:t>
      </w:r>
      <w:r w:rsidR="00F1703D" w:rsidRPr="00F1703D">
        <w:rPr>
          <w:color w:val="00B0F0"/>
          <w:u w:val="single"/>
        </w:rPr>
        <w:t>mit verschiedenen Anschlussbelegungen</w:t>
      </w:r>
      <w:r w:rsidR="00F1703D">
        <w:rPr>
          <w:noProof/>
          <w:color w:val="00B0F0"/>
          <w:u w:val="single"/>
        </w:rPr>
        <w:t xml:space="preserve"> </w:t>
      </w:r>
      <w:r w:rsidRPr="00F1703D">
        <w:rPr>
          <w:noProof/>
          <w:color w:val="00B0F0"/>
          <w:u w:val="single"/>
        </w:rPr>
        <w:t>(#411</w:t>
      </w:r>
      <w:r w:rsidR="00541FB0" w:rsidRPr="00F1703D">
        <w:rPr>
          <w:noProof/>
          <w:color w:val="00B0F0"/>
          <w:u w:val="single"/>
        </w:rPr>
        <w:t xml:space="preserve"> ff</w:t>
      </w:r>
      <w:r w:rsidRPr="00F1703D">
        <w:rPr>
          <w:noProof/>
          <w:color w:val="00B0F0"/>
          <w:u w:val="single"/>
        </w:rPr>
        <w:t>)</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[URL=https://www.stummiforum.de/viewtopic.php?f=7&amp;t=165060&amp;sd=a&amp;start=482]</w:t>
      </w:r>
      <w:r w:rsidRPr="00F1703D">
        <w:rPr>
          <w:noProof/>
          <w:color w:val="00B0F0"/>
          <w:u w:val="single"/>
        </w:rPr>
        <w:t>Dritter Stammtisch (#483)</w:t>
      </w:r>
      <w:r w:rsidRPr="003E54F5">
        <w:rPr>
          <w:noProof/>
          <w:sz w:val="14"/>
          <w:szCs w:val="14"/>
        </w:rPr>
        <w:t xml:space="preserve"> </w:t>
      </w:r>
      <w:r w:rsidRPr="003E54F5">
        <w:rPr>
          <w:noProof/>
          <w:sz w:val="6"/>
          <w:szCs w:val="6"/>
        </w:rPr>
        <w:t>[/URL]</w:t>
      </w:r>
    </w:p>
    <w:p w:rsidR="006F1E86" w:rsidRPr="003E54F5" w:rsidRDefault="00CD122A" w:rsidP="006F1E86">
      <w:pPr>
        <w:pStyle w:val="KeinLeerraum"/>
        <w:rPr>
          <w:noProof/>
          <w:sz w:val="6"/>
          <w:szCs w:val="6"/>
        </w:rPr>
      </w:pPr>
      <w:r w:rsidRPr="003E54F5">
        <w:rPr>
          <w:noProof/>
          <w:sz w:val="6"/>
          <w:szCs w:val="6"/>
        </w:rPr>
        <w:t xml:space="preserve"> </w:t>
      </w:r>
      <w:r w:rsidR="006F1E86" w:rsidRPr="003E54F5">
        <w:rPr>
          <w:noProof/>
          <w:sz w:val="6"/>
          <w:szCs w:val="6"/>
        </w:rPr>
        <w:t>[URL=</w:t>
      </w:r>
      <w:proofErr w:type="gramStart"/>
      <w:r w:rsidR="006F1E86" w:rsidRPr="003E54F5">
        <w:rPr>
          <w:noProof/>
          <w:sz w:val="6"/>
          <w:szCs w:val="6"/>
        </w:rPr>
        <w:t>https://www.stummiforum.de/viewtopic.php?f=7&amp;t=165060&amp;sd=a&amp;start=499]</w:t>
      </w:r>
      <w:r w:rsidR="007F40CE">
        <w:rPr>
          <w:color w:val="00B0F0"/>
          <w:u w:val="single"/>
        </w:rPr>
        <w:t>Verfügbare</w:t>
      </w:r>
      <w:proofErr w:type="gramEnd"/>
      <w:r w:rsidR="007F40CE">
        <w:rPr>
          <w:color w:val="00B0F0"/>
          <w:u w:val="single"/>
        </w:rPr>
        <w:t xml:space="preserve"> Platinen und P</w:t>
      </w:r>
      <w:r w:rsidR="006F1E86" w:rsidRPr="00F1703D">
        <w:rPr>
          <w:color w:val="00B0F0"/>
          <w:u w:val="single"/>
        </w:rPr>
        <w:t>reisliste</w:t>
      </w:r>
      <w:r w:rsidR="006F1E86" w:rsidRPr="00F1703D">
        <w:rPr>
          <w:noProof/>
          <w:color w:val="00B0F0"/>
          <w:u w:val="single"/>
        </w:rPr>
        <w:t xml:space="preserve"> (#</w:t>
      </w:r>
      <w:r w:rsidR="00197BC0" w:rsidRPr="00F1703D">
        <w:rPr>
          <w:noProof/>
          <w:color w:val="00B0F0"/>
          <w:u w:val="single"/>
        </w:rPr>
        <w:t>500</w:t>
      </w:r>
      <w:r w:rsidR="006F1E86" w:rsidRPr="00F1703D">
        <w:rPr>
          <w:noProof/>
          <w:color w:val="00B0F0"/>
          <w:u w:val="single"/>
        </w:rPr>
        <w:t>)</w:t>
      </w:r>
      <w:r w:rsidR="006F1E86" w:rsidRPr="00F1703D">
        <w:rPr>
          <w:noProof/>
          <w:sz w:val="14"/>
          <w:szCs w:val="14"/>
        </w:rPr>
        <w:t xml:space="preserve"> </w:t>
      </w:r>
      <w:r w:rsidR="006F1E86" w:rsidRPr="003E54F5">
        <w:rPr>
          <w:noProof/>
          <w:sz w:val="6"/>
          <w:szCs w:val="6"/>
        </w:rPr>
        <w:t>[/URL]</w:t>
      </w:r>
    </w:p>
    <w:p w:rsidR="00197BC0" w:rsidRPr="003E54F5" w:rsidRDefault="00197BC0" w:rsidP="00197BC0">
      <w:pPr>
        <w:pStyle w:val="KeinLeerraum"/>
        <w:rPr>
          <w:noProof/>
          <w:sz w:val="6"/>
          <w:szCs w:val="6"/>
        </w:rPr>
      </w:pPr>
      <w:r w:rsidRPr="003E54F5">
        <w:rPr>
          <w:noProof/>
          <w:sz w:val="6"/>
          <w:szCs w:val="6"/>
        </w:rPr>
        <w:t>[URL=https://www.stummiforum.de/viewtopic.php?f=7&amp;t=165060&amp;sd=a&amp;start=507]</w:t>
      </w:r>
      <w:r w:rsidR="00CD122A" w:rsidRPr="003E54F5">
        <w:rPr>
          <w:noProof/>
          <w:sz w:val="14"/>
          <w:szCs w:val="14"/>
        </w:rPr>
        <w:t xml:space="preserve"> </w:t>
      </w:r>
      <w:r w:rsidRPr="00F1703D">
        <w:rPr>
          <w:color w:val="00B0F0"/>
          <w:u w:val="single"/>
        </w:rPr>
        <w:t xml:space="preserve">Gastauftritt des Z21 Eigenbaus mit vielen Bildern von Ingo </w:t>
      </w:r>
      <w:r w:rsidRPr="00F1703D">
        <w:rPr>
          <w:noProof/>
          <w:color w:val="00B0F0"/>
          <w:u w:val="single"/>
        </w:rPr>
        <w:t>(#508)</w:t>
      </w:r>
      <w:r w:rsidRPr="003E54F5">
        <w:rPr>
          <w:noProof/>
          <w:sz w:val="6"/>
          <w:szCs w:val="6"/>
        </w:rPr>
        <w:t xml:space="preserve"> [/URL]</w:t>
      </w:r>
    </w:p>
    <w:p w:rsidR="00197BC0" w:rsidRPr="003E54F5" w:rsidRDefault="00197BC0" w:rsidP="00197BC0">
      <w:pPr>
        <w:pStyle w:val="KeinLeerraum"/>
        <w:rPr>
          <w:noProof/>
          <w:sz w:val="6"/>
          <w:szCs w:val="6"/>
        </w:rPr>
      </w:pPr>
      <w:bookmarkStart w:id="4" w:name="_Hlk27248025"/>
      <w:r w:rsidRPr="003E54F5">
        <w:rPr>
          <w:noProof/>
          <w:sz w:val="6"/>
          <w:szCs w:val="6"/>
        </w:rPr>
        <w:lastRenderedPageBreak/>
        <w:t>[URL=https://www.stummiforum.de/viewtopic.php?f=7&amp;t=165060&amp;sd=a&amp;start=508]</w:t>
      </w:r>
      <w:r w:rsidRPr="003E54F5">
        <w:rPr>
          <w:noProof/>
          <w:sz w:val="14"/>
          <w:szCs w:val="14"/>
        </w:rPr>
        <w:t xml:space="preserve"> </w:t>
      </w:r>
      <w:r w:rsidRPr="00F1703D">
        <w:rPr>
          <w:color w:val="00B0F0"/>
          <w:u w:val="single"/>
        </w:rPr>
        <w:t>Vorstellung des neuen Excel Konfigurations</w:t>
      </w:r>
      <w:r w:rsidR="00CD122A" w:rsidRPr="00F1703D">
        <w:rPr>
          <w:color w:val="00B0F0"/>
          <w:u w:val="single"/>
        </w:rPr>
        <w:t>-</w:t>
      </w:r>
      <w:r w:rsidRPr="00F1703D">
        <w:rPr>
          <w:color w:val="00B0F0"/>
          <w:u w:val="single"/>
        </w:rPr>
        <w:t>Programms - Begi</w:t>
      </w:r>
      <w:r w:rsidR="00CD122A" w:rsidRPr="00F1703D">
        <w:rPr>
          <w:color w:val="00B0F0"/>
          <w:u w:val="single"/>
        </w:rPr>
        <w:t>n</w:t>
      </w:r>
      <w:r w:rsidRPr="00F1703D">
        <w:rPr>
          <w:color w:val="00B0F0"/>
          <w:u w:val="single"/>
        </w:rPr>
        <w:t>n einer neuen Ära (Mit Installationsanleitung)</w:t>
      </w:r>
      <w:r w:rsidRPr="00F1703D">
        <w:rPr>
          <w:noProof/>
          <w:color w:val="00B0F0"/>
          <w:u w:val="single"/>
        </w:rPr>
        <w:t xml:space="preserve"> (#509)</w:t>
      </w:r>
      <w:r w:rsidRPr="003E54F5">
        <w:rPr>
          <w:noProof/>
          <w:sz w:val="6"/>
          <w:szCs w:val="6"/>
        </w:rPr>
        <w:t xml:space="preserve"> [/URL]</w:t>
      </w:r>
    </w:p>
    <w:bookmarkEnd w:id="4"/>
    <w:p w:rsidR="00197BC0" w:rsidRDefault="00197BC0" w:rsidP="00197BC0">
      <w:pPr>
        <w:pStyle w:val="KeinLeerraum"/>
        <w:rPr>
          <w:noProof/>
          <w:sz w:val="14"/>
          <w:szCs w:val="14"/>
        </w:rPr>
      </w:pPr>
      <w:r w:rsidRPr="003E54F5">
        <w:rPr>
          <w:noProof/>
          <w:sz w:val="6"/>
          <w:szCs w:val="6"/>
        </w:rPr>
        <w:t xml:space="preserve">[URL=https://www.stummiforum.de/viewtopic.php?f=7&amp;t=165060&amp;sd=a&amp;start=541] </w:t>
      </w:r>
      <w:r w:rsidRPr="00F1703D">
        <w:rPr>
          <w:color w:val="00B0F0"/>
          <w:u w:val="single"/>
        </w:rPr>
        <w:t xml:space="preserve">Erste </w:t>
      </w:r>
      <w:r w:rsidR="00CD122A" w:rsidRPr="00F1703D">
        <w:rPr>
          <w:color w:val="00B0F0"/>
          <w:u w:val="single"/>
        </w:rPr>
        <w:t xml:space="preserve">korrigierte Version 0.9.1 </w:t>
      </w:r>
      <w:r w:rsidRPr="00F1703D">
        <w:rPr>
          <w:color w:val="00B0F0"/>
          <w:u w:val="single"/>
        </w:rPr>
        <w:t xml:space="preserve">der Bibliothek </w:t>
      </w:r>
      <w:r w:rsidRPr="00F1703D">
        <w:rPr>
          <w:noProof/>
          <w:color w:val="00B0F0"/>
          <w:u w:val="single"/>
        </w:rPr>
        <w:t>(#542)</w:t>
      </w:r>
      <w:r w:rsidRPr="00F1703D">
        <w:rPr>
          <w:noProof/>
          <w:sz w:val="14"/>
          <w:szCs w:val="14"/>
        </w:rPr>
        <w:t xml:space="preserve"> [/URL]</w:t>
      </w:r>
    </w:p>
    <w:p w:rsidR="00236271" w:rsidRDefault="00236271" w:rsidP="00236271">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00B47F44">
        <w:rPr>
          <w:color w:val="00B0F0"/>
          <w:u w:val="single"/>
        </w:rPr>
        <w:t>: Teil 1</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rPr>
      </w:pPr>
      <w:r w:rsidRPr="00236271">
        <w:rPr>
          <w:noProof/>
          <w:sz w:val="6"/>
          <w:szCs w:val="6"/>
        </w:rPr>
        <w:t>[URL=https://www.stummiforum.de/viewtopic.php?f=7&amp;t=165060&amp;sd=a&amp;start=</w:t>
      </w:r>
      <w:r>
        <w:rPr>
          <w:noProof/>
          <w:sz w:val="6"/>
          <w:szCs w:val="6"/>
        </w:rPr>
        <w:t>660</w:t>
      </w:r>
      <w:r w:rsidRPr="00236271">
        <w:rPr>
          <w:noProof/>
          <w:sz w:val="6"/>
          <w:szCs w:val="6"/>
        </w:rPr>
        <w:t>]</w:t>
      </w:r>
      <w:r w:rsidRPr="003E54F5">
        <w:rPr>
          <w:noProof/>
          <w:sz w:val="6"/>
          <w:szCs w:val="6"/>
        </w:rPr>
        <w:t xml:space="preserve"> </w:t>
      </w:r>
      <w:r>
        <w:rPr>
          <w:color w:val="00B0F0"/>
          <w:u w:val="single"/>
        </w:rPr>
        <w:t>Randnotiz: Version 0.9.2 der Bibliothek verfügbar</w:t>
      </w:r>
      <w:r w:rsidRPr="00F1703D">
        <w:rPr>
          <w:color w:val="00B0F0"/>
          <w:u w:val="single"/>
        </w:rPr>
        <w:t xml:space="preserve"> </w:t>
      </w:r>
      <w:r w:rsidRPr="00F1703D">
        <w:rPr>
          <w:noProof/>
          <w:color w:val="00B0F0"/>
          <w:u w:val="single"/>
        </w:rPr>
        <w:t>(#</w:t>
      </w:r>
      <w:r>
        <w:rPr>
          <w:noProof/>
          <w:color w:val="00B0F0"/>
          <w:u w:val="single"/>
        </w:rPr>
        <w:t>661</w:t>
      </w:r>
      <w:r w:rsidRPr="00F1703D">
        <w:rPr>
          <w:noProof/>
          <w:color w:val="00B0F0"/>
          <w:u w:val="single"/>
        </w:rPr>
        <w:t>)</w:t>
      </w:r>
      <w:r w:rsidRPr="00F1703D">
        <w:rPr>
          <w:noProof/>
          <w:sz w:val="14"/>
          <w:szCs w:val="14"/>
        </w:rPr>
        <w:t xml:space="preserve"> [/URL]</w:t>
      </w:r>
    </w:p>
    <w:p w:rsidR="00B47F44" w:rsidRDefault="00B47F44" w:rsidP="00236271">
      <w:pPr>
        <w:pStyle w:val="KeinLeerraum"/>
        <w:rPr>
          <w:noProof/>
        </w:rPr>
      </w:pPr>
      <w:r w:rsidRPr="00236271">
        <w:rPr>
          <w:noProof/>
          <w:sz w:val="6"/>
          <w:szCs w:val="6"/>
        </w:rPr>
        <w:t>[URL=https://www.stummiforum.de/viewtopic.php?f=7&amp;t=165060&amp;sd=a&amp;start=</w:t>
      </w:r>
      <w:r>
        <w:rPr>
          <w:noProof/>
          <w:sz w:val="6"/>
          <w:szCs w:val="6"/>
        </w:rPr>
        <w:t>668</w:t>
      </w:r>
      <w:r w:rsidRPr="00236271">
        <w:rPr>
          <w:noProof/>
          <w:sz w:val="6"/>
          <w:szCs w:val="6"/>
        </w:rPr>
        <w:t>]</w:t>
      </w:r>
      <w:r w:rsidRPr="003E54F5">
        <w:rPr>
          <w:noProof/>
          <w:sz w:val="6"/>
          <w:szCs w:val="6"/>
        </w:rPr>
        <w:t xml:space="preserve"> </w:t>
      </w:r>
      <w:proofErr w:type="gramStart"/>
      <w:r>
        <w:rPr>
          <w:color w:val="00B0F0"/>
          <w:u w:val="single"/>
        </w:rPr>
        <w:t>LED Farben</w:t>
      </w:r>
      <w:proofErr w:type="gramEnd"/>
      <w:r>
        <w:rPr>
          <w:color w:val="00B0F0"/>
          <w:u w:val="single"/>
        </w:rPr>
        <w:t xml:space="preserve"> und Helligkeiten verändern</w:t>
      </w:r>
      <w:r w:rsidRPr="00F1703D">
        <w:rPr>
          <w:color w:val="00B0F0"/>
          <w:u w:val="single"/>
        </w:rPr>
        <w:t xml:space="preserve"> </w:t>
      </w:r>
      <w:r w:rsidRPr="00F1703D">
        <w:rPr>
          <w:noProof/>
          <w:color w:val="00B0F0"/>
          <w:u w:val="single"/>
        </w:rPr>
        <w:t>(#</w:t>
      </w:r>
      <w:r>
        <w:rPr>
          <w:noProof/>
          <w:color w:val="00B0F0"/>
          <w:u w:val="single"/>
        </w:rPr>
        <w:t>669</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672</w:t>
      </w:r>
      <w:r w:rsidRPr="00236271">
        <w:rPr>
          <w:noProof/>
          <w:sz w:val="6"/>
          <w:szCs w:val="6"/>
        </w:rPr>
        <w:t>]</w:t>
      </w:r>
      <w:r w:rsidRPr="003E54F5">
        <w:rPr>
          <w:noProof/>
          <w:sz w:val="6"/>
          <w:szCs w:val="6"/>
        </w:rPr>
        <w:t xml:space="preserve"> </w:t>
      </w:r>
      <w:r>
        <w:rPr>
          <w:color w:val="00B0F0"/>
          <w:u w:val="single"/>
        </w:rPr>
        <w:t>Einbau von RGB LEDs mit Lichtboxen von Armin: Teil 2</w:t>
      </w:r>
      <w:r w:rsidRPr="00F1703D">
        <w:rPr>
          <w:color w:val="00B0F0"/>
          <w:u w:val="single"/>
        </w:rPr>
        <w:t xml:space="preserve"> </w:t>
      </w:r>
      <w:r w:rsidRPr="00F1703D">
        <w:rPr>
          <w:noProof/>
          <w:color w:val="00B0F0"/>
          <w:u w:val="single"/>
        </w:rPr>
        <w:t>(#</w:t>
      </w:r>
      <w:r>
        <w:rPr>
          <w:noProof/>
          <w:color w:val="00B0F0"/>
          <w:u w:val="single"/>
        </w:rPr>
        <w:t>673</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673</w:t>
      </w:r>
      <w:r w:rsidRPr="00236271">
        <w:rPr>
          <w:noProof/>
          <w:sz w:val="6"/>
          <w:szCs w:val="6"/>
        </w:rPr>
        <w:t>]</w:t>
      </w:r>
      <w:r w:rsidRPr="003E54F5">
        <w:rPr>
          <w:noProof/>
          <w:sz w:val="6"/>
          <w:szCs w:val="6"/>
        </w:rPr>
        <w:t xml:space="preserve"> </w:t>
      </w:r>
      <w:r>
        <w:rPr>
          <w:color w:val="00B0F0"/>
          <w:u w:val="single"/>
        </w:rPr>
        <w:t xml:space="preserve">Einzelne LEDs oder </w:t>
      </w:r>
      <w:r w:rsidR="00FC30B1">
        <w:rPr>
          <w:color w:val="00B0F0"/>
          <w:u w:val="single"/>
        </w:rPr>
        <w:t>RGB LEDs ansprechen</w:t>
      </w:r>
      <w:r w:rsidRPr="00F1703D">
        <w:rPr>
          <w:color w:val="00B0F0"/>
          <w:u w:val="single"/>
        </w:rPr>
        <w:t xml:space="preserve"> </w:t>
      </w:r>
      <w:r w:rsidR="00FC30B1">
        <w:rPr>
          <w:color w:val="00B0F0"/>
          <w:u w:val="single"/>
        </w:rPr>
        <w:t xml:space="preserve">/ WS2811 oder WS2812 </w:t>
      </w:r>
      <w:r w:rsidRPr="00F1703D">
        <w:rPr>
          <w:noProof/>
          <w:color w:val="00B0F0"/>
          <w:u w:val="single"/>
        </w:rPr>
        <w:t>(#</w:t>
      </w:r>
      <w:r>
        <w:rPr>
          <w:noProof/>
          <w:color w:val="00B0F0"/>
          <w:u w:val="single"/>
        </w:rPr>
        <w:t>674</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677</w:t>
      </w:r>
      <w:r w:rsidRPr="00236271">
        <w:rPr>
          <w:noProof/>
          <w:sz w:val="6"/>
          <w:szCs w:val="6"/>
        </w:rPr>
        <w:t>]</w:t>
      </w:r>
      <w:r w:rsidRPr="003E54F5">
        <w:rPr>
          <w:noProof/>
          <w:sz w:val="6"/>
          <w:szCs w:val="6"/>
        </w:rPr>
        <w:t xml:space="preserve"> </w:t>
      </w:r>
      <w:r>
        <w:rPr>
          <w:color w:val="00B0F0"/>
          <w:u w:val="single"/>
        </w:rPr>
        <w:t xml:space="preserve">Signale Erstellen mit dem Pattern_Configurator macht riesig Spaß </w:t>
      </w:r>
      <w:r w:rsidRPr="00F1703D">
        <w:rPr>
          <w:noProof/>
          <w:color w:val="00B0F0"/>
          <w:u w:val="single"/>
        </w:rPr>
        <w:t>(#</w:t>
      </w:r>
      <w:r>
        <w:rPr>
          <w:noProof/>
          <w:color w:val="00B0F0"/>
          <w:u w:val="single"/>
        </w:rPr>
        <w:t>678</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684</w:t>
      </w:r>
      <w:r w:rsidRPr="00236271">
        <w:rPr>
          <w:noProof/>
          <w:sz w:val="6"/>
          <w:szCs w:val="6"/>
        </w:rPr>
        <w:t>]</w:t>
      </w:r>
      <w:r w:rsidRPr="003E54F5">
        <w:rPr>
          <w:noProof/>
          <w:sz w:val="6"/>
          <w:szCs w:val="6"/>
        </w:rPr>
        <w:t xml:space="preserve"> </w:t>
      </w:r>
      <w:proofErr w:type="gramStart"/>
      <w:r>
        <w:rPr>
          <w:color w:val="00B0F0"/>
          <w:u w:val="single"/>
        </w:rPr>
        <w:t>LED Einbau</w:t>
      </w:r>
      <w:proofErr w:type="gramEnd"/>
      <w:r>
        <w:rPr>
          <w:color w:val="00B0F0"/>
          <w:u w:val="single"/>
        </w:rPr>
        <w:t xml:space="preserve"> mit gedruckten Wänden aus dem 3D Drucker </w:t>
      </w:r>
      <w:r w:rsidR="00B4612F">
        <w:rPr>
          <w:color w:val="00B0F0"/>
          <w:u w:val="single"/>
        </w:rPr>
        <w:t xml:space="preserve">und Gehäuse für Hauptplatine </w:t>
      </w:r>
      <w:r w:rsidRPr="00F1703D">
        <w:rPr>
          <w:noProof/>
          <w:color w:val="00B0F0"/>
          <w:u w:val="single"/>
        </w:rPr>
        <w:t>(#</w:t>
      </w:r>
      <w:r>
        <w:rPr>
          <w:noProof/>
          <w:color w:val="00B0F0"/>
          <w:u w:val="single"/>
        </w:rPr>
        <w:t>685</w:t>
      </w:r>
      <w:r w:rsidR="00B4612F">
        <w:rPr>
          <w:noProof/>
          <w:color w:val="00B0F0"/>
          <w:u w:val="single"/>
        </w:rPr>
        <w:t xml:space="preserve"> ff</w:t>
      </w:r>
      <w:r w:rsidRPr="00F1703D">
        <w:rPr>
          <w:noProof/>
          <w:color w:val="00B0F0"/>
          <w:u w:val="single"/>
        </w:rPr>
        <w:t>)</w:t>
      </w:r>
      <w:r w:rsidRPr="00F1703D">
        <w:rPr>
          <w:noProof/>
          <w:sz w:val="14"/>
          <w:szCs w:val="14"/>
        </w:rPr>
        <w:t xml:space="preserve"> [/URL]</w:t>
      </w:r>
    </w:p>
    <w:p w:rsidR="00B4612F" w:rsidRDefault="00B4612F" w:rsidP="00B4612F">
      <w:pPr>
        <w:pStyle w:val="KeinLeerraum"/>
        <w:rPr>
          <w:noProof/>
          <w:sz w:val="14"/>
          <w:szCs w:val="14"/>
        </w:rPr>
      </w:pPr>
      <w:r w:rsidRPr="00236271">
        <w:rPr>
          <w:noProof/>
          <w:sz w:val="6"/>
          <w:szCs w:val="6"/>
        </w:rPr>
        <w:t>[URL=https://www.stummiforum.de/viewtopic.php?f=7&amp;t=165060&amp;sd=a&amp;start=</w:t>
      </w:r>
      <w:r>
        <w:rPr>
          <w:noProof/>
          <w:sz w:val="6"/>
          <w:szCs w:val="6"/>
        </w:rPr>
        <w:t>696</w:t>
      </w:r>
      <w:r w:rsidRPr="00236271">
        <w:rPr>
          <w:noProof/>
          <w:sz w:val="6"/>
          <w:szCs w:val="6"/>
        </w:rPr>
        <w:t>]</w:t>
      </w:r>
      <w:r w:rsidRPr="003E54F5">
        <w:rPr>
          <w:noProof/>
          <w:sz w:val="6"/>
          <w:szCs w:val="6"/>
        </w:rPr>
        <w:t xml:space="preserve"> </w:t>
      </w:r>
      <w:r>
        <w:rPr>
          <w:color w:val="00B0F0"/>
          <w:u w:val="single"/>
        </w:rPr>
        <w:t xml:space="preserve">Lichtsignal 3D Drucker </w:t>
      </w:r>
      <w:r w:rsidRPr="00F1703D">
        <w:rPr>
          <w:noProof/>
          <w:color w:val="00B0F0"/>
          <w:u w:val="single"/>
        </w:rPr>
        <w:t>(#</w:t>
      </w:r>
      <w:r>
        <w:rPr>
          <w:noProof/>
          <w:color w:val="00B0F0"/>
          <w:u w:val="single"/>
        </w:rPr>
        <w:t>697</w:t>
      </w:r>
      <w:r w:rsidRPr="00F1703D">
        <w:rPr>
          <w:noProof/>
          <w:color w:val="00B0F0"/>
          <w:u w:val="single"/>
        </w:rPr>
        <w:t>)</w:t>
      </w:r>
      <w:r w:rsidRPr="00F1703D">
        <w:rPr>
          <w:noProof/>
          <w:sz w:val="14"/>
          <w:szCs w:val="14"/>
        </w:rPr>
        <w:t xml:space="preserve"> [/URL]</w:t>
      </w:r>
    </w:p>
    <w:p w:rsidR="00EA10F4" w:rsidRPr="00EA10F4" w:rsidRDefault="00EA10F4" w:rsidP="00EA10F4">
      <w:pPr>
        <w:pStyle w:val="KeinLeerraum"/>
        <w:rPr>
          <w:noProof/>
          <w:sz w:val="14"/>
          <w:szCs w:val="14"/>
        </w:rPr>
      </w:pPr>
      <w:r w:rsidRPr="00EA10F4">
        <w:rPr>
          <w:noProof/>
          <w:sz w:val="6"/>
          <w:szCs w:val="6"/>
        </w:rPr>
        <w:t xml:space="preserve">[URL=https://www.stummiforum.de/viewtopic.php?f=7&amp;t=165060&amp;sd=a&amp;start=724] </w:t>
      </w:r>
      <w:r w:rsidRPr="00EA10F4">
        <w:rPr>
          <w:color w:val="00B0F0"/>
          <w:u w:val="single"/>
        </w:rPr>
        <w:t xml:space="preserve">Pattern_Configurator und </w:t>
      </w:r>
      <w:r>
        <w:rPr>
          <w:color w:val="00B0F0"/>
          <w:u w:val="single"/>
        </w:rPr>
        <w:t>Servo Steuerung mit Video von Rolf</w:t>
      </w:r>
      <w:r w:rsidRPr="00EA10F4">
        <w:rPr>
          <w:color w:val="00B0F0"/>
          <w:u w:val="single"/>
        </w:rPr>
        <w:t xml:space="preserve"> </w:t>
      </w:r>
      <w:r w:rsidRPr="00EA10F4">
        <w:rPr>
          <w:noProof/>
          <w:color w:val="00B0F0"/>
          <w:u w:val="single"/>
        </w:rPr>
        <w:t>(#725)</w:t>
      </w:r>
      <w:r w:rsidRPr="00EA10F4">
        <w:rPr>
          <w:noProof/>
          <w:sz w:val="14"/>
          <w:szCs w:val="14"/>
        </w:rPr>
        <w:t xml:space="preserve"> [/URL]</w:t>
      </w:r>
    </w:p>
    <w:p w:rsidR="003F1E7D" w:rsidRDefault="003F1E7D" w:rsidP="003F1E7D">
      <w:pPr>
        <w:pStyle w:val="KeinLeerraum"/>
        <w:rPr>
          <w:noProof/>
          <w:sz w:val="14"/>
          <w:szCs w:val="14"/>
        </w:rPr>
      </w:pPr>
      <w:r w:rsidRPr="000479D1">
        <w:rPr>
          <w:noProof/>
          <w:sz w:val="6"/>
          <w:szCs w:val="6"/>
        </w:rPr>
        <w:t>[URL=https://www.stummiforum.de/viewtopic.php?f=7&amp;t=165060&amp;sd=a&amp;start=7</w:t>
      </w:r>
      <w:r w:rsidR="000479D1" w:rsidRPr="000479D1">
        <w:rPr>
          <w:noProof/>
          <w:sz w:val="6"/>
          <w:szCs w:val="6"/>
        </w:rPr>
        <w:t>55</w:t>
      </w:r>
      <w:r w:rsidRPr="000479D1">
        <w:rPr>
          <w:noProof/>
          <w:sz w:val="6"/>
          <w:szCs w:val="6"/>
        </w:rPr>
        <w:t xml:space="preserve">] </w:t>
      </w:r>
      <w:r w:rsidR="000479D1" w:rsidRPr="000479D1">
        <w:rPr>
          <w:color w:val="00B0F0"/>
          <w:u w:val="single"/>
        </w:rPr>
        <w:t>Mehr als 500 Jahre</w:t>
      </w:r>
      <w:r w:rsidR="000479D1">
        <w:rPr>
          <w:color w:val="00B0F0"/>
          <w:u w:val="single"/>
        </w:rPr>
        <w:t xml:space="preserve"> Zuchthaus in berüchtigter Biker-Kneipe</w:t>
      </w:r>
      <w:r w:rsidRPr="000479D1">
        <w:rPr>
          <w:color w:val="00B0F0"/>
          <w:u w:val="single"/>
        </w:rPr>
        <w:t xml:space="preserve"> </w:t>
      </w:r>
      <w:r w:rsidRPr="000479D1">
        <w:rPr>
          <w:noProof/>
          <w:color w:val="00B0F0"/>
          <w:u w:val="single"/>
        </w:rPr>
        <w:t>(#7</w:t>
      </w:r>
      <w:r w:rsidR="000479D1" w:rsidRPr="000479D1">
        <w:rPr>
          <w:noProof/>
          <w:color w:val="00B0F0"/>
          <w:u w:val="single"/>
        </w:rPr>
        <w:t>56</w:t>
      </w:r>
      <w:r w:rsidRPr="000479D1">
        <w:rPr>
          <w:noProof/>
          <w:color w:val="00B0F0"/>
          <w:u w:val="single"/>
        </w:rPr>
        <w:t>)</w:t>
      </w:r>
      <w:r w:rsidRPr="000479D1">
        <w:rPr>
          <w:noProof/>
          <w:sz w:val="14"/>
          <w:szCs w:val="14"/>
        </w:rPr>
        <w:t xml:space="preserve"> [/URL]</w:t>
      </w:r>
    </w:p>
    <w:p w:rsidR="000479D1" w:rsidRDefault="000479D1" w:rsidP="000479D1">
      <w:pPr>
        <w:pStyle w:val="KeinLeerraum"/>
        <w:rPr>
          <w:noProof/>
          <w:sz w:val="14"/>
          <w:szCs w:val="14"/>
        </w:rPr>
      </w:pPr>
      <w:r w:rsidRPr="00EA10F4">
        <w:rPr>
          <w:noProof/>
          <w:sz w:val="6"/>
          <w:szCs w:val="6"/>
        </w:rPr>
        <w:t>[URL=https://www.stummiforum.de/viewtopic.php?f=7&amp;t=165060&amp;sd=a&amp;start=7</w:t>
      </w:r>
      <w:r>
        <w:rPr>
          <w:noProof/>
          <w:sz w:val="6"/>
          <w:szCs w:val="6"/>
        </w:rPr>
        <w:t>79</w:t>
      </w:r>
      <w:r w:rsidRPr="00EA10F4">
        <w:rPr>
          <w:noProof/>
          <w:sz w:val="6"/>
          <w:szCs w:val="6"/>
        </w:rPr>
        <w:t xml:space="preserve">] </w:t>
      </w:r>
      <w:r>
        <w:rPr>
          <w:color w:val="00B0F0"/>
          <w:u w:val="single"/>
        </w:rPr>
        <w:t>Gleichzeitige Spannungsversorgung per USB und 5V Netzteil?</w:t>
      </w:r>
      <w:r w:rsidRPr="00EA10F4">
        <w:rPr>
          <w:color w:val="00B0F0"/>
          <w:u w:val="single"/>
        </w:rPr>
        <w:t xml:space="preserve"> </w:t>
      </w:r>
      <w:r w:rsidRPr="00EA10F4">
        <w:rPr>
          <w:noProof/>
          <w:color w:val="00B0F0"/>
          <w:u w:val="single"/>
        </w:rPr>
        <w:t>(#7</w:t>
      </w:r>
      <w:r>
        <w:rPr>
          <w:noProof/>
          <w:color w:val="00B0F0"/>
          <w:u w:val="single"/>
        </w:rPr>
        <w:t>80 ff</w:t>
      </w:r>
      <w:r w:rsidRPr="00EA10F4">
        <w:rPr>
          <w:noProof/>
          <w:color w:val="00B0F0"/>
          <w:u w:val="single"/>
        </w:rPr>
        <w:t>)</w:t>
      </w:r>
      <w:r w:rsidRPr="00EA10F4">
        <w:rPr>
          <w:noProof/>
          <w:sz w:val="14"/>
          <w:szCs w:val="14"/>
        </w:rPr>
        <w:t xml:space="preserve"> [/URL]</w:t>
      </w:r>
    </w:p>
    <w:p w:rsidR="000479D1" w:rsidRDefault="000479D1" w:rsidP="000479D1">
      <w:pPr>
        <w:pStyle w:val="KeinLeerraum"/>
        <w:rPr>
          <w:noProof/>
          <w:sz w:val="14"/>
          <w:szCs w:val="14"/>
        </w:rPr>
      </w:pPr>
      <w:r w:rsidRPr="000479D1">
        <w:rPr>
          <w:noProof/>
          <w:sz w:val="6"/>
          <w:szCs w:val="6"/>
        </w:rPr>
        <w:t xml:space="preserve">[URL=https://www.stummiforum.de/viewtopic.php?f=7&amp;t=165060&amp;sd=a&amp;start=785] </w:t>
      </w:r>
      <w:r w:rsidRPr="000479D1">
        <w:rPr>
          <w:color w:val="00B0F0"/>
          <w:u w:val="single"/>
        </w:rPr>
        <w:t>Steuerung der LEDs per</w:t>
      </w:r>
      <w:r>
        <w:rPr>
          <w:color w:val="00B0F0"/>
          <w:u w:val="single"/>
        </w:rPr>
        <w:t xml:space="preserve"> Helligkeitssensor für Hacker</w:t>
      </w:r>
      <w:r w:rsidRPr="000479D1">
        <w:rPr>
          <w:color w:val="00B0F0"/>
          <w:u w:val="single"/>
        </w:rPr>
        <w:t xml:space="preserve"> </w:t>
      </w:r>
      <w:r w:rsidRPr="000479D1">
        <w:rPr>
          <w:noProof/>
          <w:color w:val="00B0F0"/>
          <w:u w:val="single"/>
        </w:rPr>
        <w:t>(#786)</w:t>
      </w:r>
      <w:r w:rsidRPr="000479D1">
        <w:rPr>
          <w:noProof/>
          <w:sz w:val="14"/>
          <w:szCs w:val="14"/>
        </w:rPr>
        <w:t xml:space="preserve"> [/URL]</w:t>
      </w:r>
    </w:p>
    <w:p w:rsidR="00F4016B" w:rsidRDefault="00F4016B" w:rsidP="00F4016B">
      <w:pPr>
        <w:pStyle w:val="KeinLeerraum"/>
        <w:rPr>
          <w:noProof/>
          <w:sz w:val="14"/>
          <w:szCs w:val="14"/>
        </w:rPr>
      </w:pPr>
      <w:r w:rsidRPr="000479D1">
        <w:rPr>
          <w:noProof/>
          <w:sz w:val="6"/>
          <w:szCs w:val="6"/>
        </w:rPr>
        <w:t>[URL=https://www.stummiforum.de/viewtopic.php?f=7&amp;t=165060&amp;sd=a&amp;start</w:t>
      </w:r>
      <w:r w:rsidRPr="00F4016B">
        <w:rPr>
          <w:noProof/>
          <w:sz w:val="14"/>
          <w:szCs w:val="14"/>
        </w:rPr>
        <w:t>=7</w:t>
      </w:r>
      <w:r>
        <w:rPr>
          <w:noProof/>
          <w:sz w:val="14"/>
          <w:szCs w:val="14"/>
        </w:rPr>
        <w:t>93</w:t>
      </w:r>
      <w:r w:rsidRPr="00F4016B">
        <w:rPr>
          <w:noProof/>
          <w:sz w:val="14"/>
          <w:szCs w:val="14"/>
        </w:rPr>
        <w:t>]</w:t>
      </w:r>
      <w:r w:rsidRPr="000479D1">
        <w:rPr>
          <w:noProof/>
          <w:sz w:val="6"/>
          <w:szCs w:val="6"/>
        </w:rPr>
        <w:t xml:space="preserve"> </w:t>
      </w:r>
      <w:r>
        <w:rPr>
          <w:color w:val="00B0F0"/>
          <w:u w:val="single"/>
        </w:rPr>
        <w:t>Video von Ronny zur S</w:t>
      </w:r>
      <w:r w:rsidRPr="000479D1">
        <w:rPr>
          <w:color w:val="00B0F0"/>
          <w:u w:val="single"/>
        </w:rPr>
        <w:t>teuerung der LEDs per</w:t>
      </w:r>
      <w:r>
        <w:rPr>
          <w:color w:val="00B0F0"/>
          <w:u w:val="single"/>
        </w:rPr>
        <w:t xml:space="preserve"> </w:t>
      </w:r>
      <w:proofErr w:type="gramStart"/>
      <w:r>
        <w:rPr>
          <w:color w:val="00B0F0"/>
          <w:u w:val="single"/>
        </w:rPr>
        <w:t xml:space="preserve">Helligkeitssensor </w:t>
      </w:r>
      <w:r w:rsidRPr="000479D1">
        <w:rPr>
          <w:color w:val="00B0F0"/>
          <w:u w:val="single"/>
        </w:rPr>
        <w:t xml:space="preserve"> </w:t>
      </w:r>
      <w:r w:rsidRPr="000479D1">
        <w:rPr>
          <w:noProof/>
          <w:color w:val="00B0F0"/>
          <w:u w:val="single"/>
        </w:rPr>
        <w:t>(</w:t>
      </w:r>
      <w:proofErr w:type="gramEnd"/>
      <w:r w:rsidRPr="000479D1">
        <w:rPr>
          <w:noProof/>
          <w:color w:val="00B0F0"/>
          <w:u w:val="single"/>
        </w:rPr>
        <w:t>#7</w:t>
      </w:r>
      <w:r>
        <w:rPr>
          <w:noProof/>
          <w:color w:val="00B0F0"/>
          <w:u w:val="single"/>
        </w:rPr>
        <w:t>94</w:t>
      </w:r>
      <w:r w:rsidRPr="000479D1">
        <w:rPr>
          <w:noProof/>
          <w:color w:val="00B0F0"/>
          <w:u w:val="single"/>
        </w:rPr>
        <w:t>)</w:t>
      </w:r>
      <w:r w:rsidRPr="000479D1">
        <w:rPr>
          <w:noProof/>
          <w:sz w:val="14"/>
          <w:szCs w:val="14"/>
        </w:rPr>
        <w:t xml:space="preserve"> [/URL]</w:t>
      </w:r>
    </w:p>
    <w:p w:rsidR="00F4016B" w:rsidRPr="000479D1" w:rsidRDefault="00F4016B" w:rsidP="00F4016B">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 xml:space="preserve">Vorstellung </w:t>
      </w:r>
      <w:proofErr w:type="gramStart"/>
      <w:r>
        <w:rPr>
          <w:color w:val="00B0F0"/>
          <w:u w:val="single"/>
        </w:rPr>
        <w:t xml:space="preserve">des </w:t>
      </w:r>
      <w:proofErr w:type="spellStart"/>
      <w:r>
        <w:rPr>
          <w:color w:val="00B0F0"/>
          <w:u w:val="single"/>
        </w:rPr>
        <w:t>Pattern</w:t>
      </w:r>
      <w:proofErr w:type="gramEnd"/>
      <w:r>
        <w:rPr>
          <w:color w:val="00B0F0"/>
          <w:u w:val="single"/>
        </w:rPr>
        <w:t>_Configurators</w:t>
      </w:r>
      <w:proofErr w:type="spellEnd"/>
      <w:r>
        <w:rPr>
          <w:color w:val="00B0F0"/>
          <w:u w:val="single"/>
        </w:rPr>
        <w:t xml:space="preserve"> beim Stammtisch mit Video</w:t>
      </w:r>
      <w:r w:rsidRPr="000479D1">
        <w:rPr>
          <w:color w:val="00B0F0"/>
          <w:u w:val="single"/>
        </w:rPr>
        <w:t xml:space="preserve"> </w:t>
      </w:r>
      <w:r>
        <w:rPr>
          <w:color w:val="00B0F0"/>
          <w:u w:val="single"/>
        </w:rPr>
        <w:t xml:space="preserve">(Fast 2 Stunden Gelaber von einem gewissen Hardi)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rsidR="006F2998" w:rsidRPr="000479D1" w:rsidRDefault="006F2998" w:rsidP="006F2998">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814</w:t>
      </w:r>
      <w:r w:rsidRPr="00F4016B">
        <w:rPr>
          <w:noProof/>
          <w:sz w:val="14"/>
          <w:szCs w:val="14"/>
        </w:rPr>
        <w:t>]</w:t>
      </w:r>
      <w:r w:rsidRPr="000479D1">
        <w:rPr>
          <w:noProof/>
          <w:sz w:val="6"/>
          <w:szCs w:val="6"/>
        </w:rPr>
        <w:t xml:space="preserve"> </w:t>
      </w:r>
      <w:r w:rsidRPr="006F2998">
        <w:rPr>
          <w:color w:val="00B0F0"/>
          <w:u w:val="single"/>
        </w:rPr>
        <w:t>MobaLedLib als TV-Star!</w:t>
      </w:r>
      <w:r>
        <w:rPr>
          <w:color w:val="00B0F0"/>
          <w:u w:val="single"/>
        </w:rPr>
        <w:t xml:space="preserve"> </w:t>
      </w:r>
      <w:r w:rsidRPr="000479D1">
        <w:rPr>
          <w:noProof/>
          <w:color w:val="00B0F0"/>
          <w:u w:val="single"/>
        </w:rPr>
        <w:t>(#</w:t>
      </w:r>
      <w:r>
        <w:rPr>
          <w:noProof/>
          <w:color w:val="00B0F0"/>
          <w:u w:val="single"/>
        </w:rPr>
        <w:t>815</w:t>
      </w:r>
      <w:r w:rsidRPr="000479D1">
        <w:rPr>
          <w:noProof/>
          <w:color w:val="00B0F0"/>
          <w:u w:val="single"/>
        </w:rPr>
        <w:t>)</w:t>
      </w:r>
      <w:r w:rsidRPr="000479D1">
        <w:rPr>
          <w:noProof/>
          <w:sz w:val="14"/>
          <w:szCs w:val="14"/>
        </w:rPr>
        <w:t xml:space="preserve"> [/URL]</w:t>
      </w:r>
    </w:p>
    <w:p w:rsidR="002B4834" w:rsidRDefault="002B4834" w:rsidP="002B4834">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822</w:t>
      </w:r>
      <w:r w:rsidRPr="00F4016B">
        <w:rPr>
          <w:noProof/>
          <w:sz w:val="14"/>
          <w:szCs w:val="14"/>
        </w:rPr>
        <w:t>]</w:t>
      </w:r>
      <w:r w:rsidRPr="000479D1">
        <w:rPr>
          <w:noProof/>
          <w:sz w:val="6"/>
          <w:szCs w:val="6"/>
        </w:rPr>
        <w:t xml:space="preserve"> </w:t>
      </w:r>
      <w:r>
        <w:rPr>
          <w:color w:val="00B0F0"/>
          <w:u w:val="single"/>
        </w:rPr>
        <w:t xml:space="preserve">WS2811 Extender Platine (höhere Spannungen und Ströme) funktioniert </w:t>
      </w:r>
      <w:r w:rsidRPr="000479D1">
        <w:rPr>
          <w:noProof/>
          <w:color w:val="00B0F0"/>
          <w:u w:val="single"/>
        </w:rPr>
        <w:t>(#</w:t>
      </w:r>
      <w:r>
        <w:rPr>
          <w:noProof/>
          <w:color w:val="00B0F0"/>
          <w:u w:val="single"/>
        </w:rPr>
        <w:t>823</w:t>
      </w:r>
      <w:r w:rsidRPr="000479D1">
        <w:rPr>
          <w:noProof/>
          <w:color w:val="00B0F0"/>
          <w:u w:val="single"/>
        </w:rPr>
        <w:t>)</w:t>
      </w:r>
      <w:r w:rsidRPr="000479D1">
        <w:rPr>
          <w:noProof/>
          <w:sz w:val="14"/>
          <w:szCs w:val="14"/>
        </w:rPr>
        <w:t xml:space="preserve"> [/URL]</w:t>
      </w:r>
    </w:p>
    <w:p w:rsidR="002B4834" w:rsidRDefault="002B4834" w:rsidP="002B4834">
      <w:pPr>
        <w:pStyle w:val="KeinLeerraum"/>
        <w:rPr>
          <w:ins w:id="5" w:author="Hardi Stengelin" w:date="2020-02-08T08:50:00Z"/>
          <w:noProof/>
          <w:sz w:val="14"/>
          <w:szCs w:val="14"/>
          <w:lang w:val="en-US"/>
        </w:rPr>
      </w:pPr>
      <w:r w:rsidRPr="000479D1">
        <w:rPr>
          <w:noProof/>
          <w:sz w:val="6"/>
          <w:szCs w:val="6"/>
        </w:rPr>
        <w:t>[URL=https://www.stummiforum.de/viewtopic.php?f=7&amp;t=165060&amp;sd=a&amp;start</w:t>
      </w:r>
      <w:r w:rsidRPr="00F4016B">
        <w:rPr>
          <w:noProof/>
          <w:sz w:val="14"/>
          <w:szCs w:val="14"/>
        </w:rPr>
        <w:t>=</w:t>
      </w:r>
      <w:r>
        <w:rPr>
          <w:noProof/>
          <w:sz w:val="14"/>
          <w:szCs w:val="14"/>
        </w:rPr>
        <w:t>824</w:t>
      </w:r>
      <w:r w:rsidRPr="00F4016B">
        <w:rPr>
          <w:noProof/>
          <w:sz w:val="14"/>
          <w:szCs w:val="14"/>
        </w:rPr>
        <w:t>]</w:t>
      </w:r>
      <w:r w:rsidRPr="000479D1">
        <w:rPr>
          <w:noProof/>
          <w:sz w:val="6"/>
          <w:szCs w:val="6"/>
        </w:rPr>
        <w:t xml:space="preserve"> </w:t>
      </w:r>
      <w:r>
        <w:rPr>
          <w:color w:val="00B0F0"/>
          <w:u w:val="single"/>
        </w:rPr>
        <w:t xml:space="preserve">Neue Version (0.9.3) der MobaLedLib ist verfügbar / Verlobung </w:t>
      </w:r>
      <w:proofErr w:type="spellStart"/>
      <w:r>
        <w:rPr>
          <w:color w:val="00B0F0"/>
          <w:u w:val="single"/>
        </w:rPr>
        <w:t>Prog_Gen</w:t>
      </w:r>
      <w:proofErr w:type="spellEnd"/>
      <w:r>
        <w:rPr>
          <w:color w:val="00B0F0"/>
          <w:u w:val="single"/>
        </w:rPr>
        <w:t xml:space="preserve">.  </w:t>
      </w:r>
      <w:r w:rsidRPr="007F5CAC">
        <w:rPr>
          <w:color w:val="00B0F0"/>
          <w:u w:val="single"/>
          <w:lang w:val="en-US"/>
        </w:rPr>
        <w:t xml:space="preserve">&amp; </w:t>
      </w:r>
      <w:proofErr w:type="spellStart"/>
      <w:r w:rsidRPr="007F5CAC">
        <w:rPr>
          <w:color w:val="00B0F0"/>
          <w:u w:val="single"/>
          <w:lang w:val="en-US"/>
        </w:rPr>
        <w:t>Pattern_Conf</w:t>
      </w:r>
      <w:proofErr w:type="spellEnd"/>
      <w:r w:rsidRPr="007F5CAC">
        <w:rPr>
          <w:color w:val="00B0F0"/>
          <w:u w:val="single"/>
          <w:lang w:val="en-US"/>
        </w:rPr>
        <w:t xml:space="preserve">. / </w:t>
      </w:r>
      <w:proofErr w:type="spellStart"/>
      <w:r w:rsidRPr="007F5CAC">
        <w:rPr>
          <w:color w:val="00B0F0"/>
          <w:u w:val="single"/>
          <w:lang w:val="en-US"/>
        </w:rPr>
        <w:t>Neues</w:t>
      </w:r>
      <w:proofErr w:type="spellEnd"/>
      <w:r w:rsidRPr="007F5CAC">
        <w:rPr>
          <w:color w:val="00B0F0"/>
          <w:u w:val="single"/>
          <w:lang w:val="en-US"/>
        </w:rPr>
        <w:t xml:space="preserve"> </w:t>
      </w:r>
      <w:proofErr w:type="spellStart"/>
      <w:r w:rsidRPr="007F5CAC">
        <w:rPr>
          <w:color w:val="00B0F0"/>
          <w:u w:val="single"/>
          <w:lang w:val="en-US"/>
        </w:rPr>
        <w:t>Farbtestprog</w:t>
      </w:r>
      <w:proofErr w:type="spellEnd"/>
      <w:r w:rsidR="00F37D94">
        <w:rPr>
          <w:color w:val="00B0F0"/>
          <w:u w:val="single"/>
          <w:lang w:val="en-US"/>
        </w:rPr>
        <w:t xml:space="preserve">. </w:t>
      </w:r>
      <w:r w:rsidRPr="007F5CAC">
        <w:rPr>
          <w:color w:val="00B0F0"/>
          <w:u w:val="single"/>
          <w:lang w:val="en-US"/>
        </w:rPr>
        <w:t xml:space="preserve">von Harold </w:t>
      </w:r>
      <w:r w:rsidRPr="007F5CAC">
        <w:rPr>
          <w:noProof/>
          <w:color w:val="00B0F0"/>
          <w:u w:val="single"/>
          <w:lang w:val="en-US"/>
        </w:rPr>
        <w:t>(#825)</w:t>
      </w:r>
      <w:r w:rsidRPr="007F5CAC">
        <w:rPr>
          <w:noProof/>
          <w:sz w:val="14"/>
          <w:szCs w:val="14"/>
          <w:lang w:val="en-US"/>
        </w:rPr>
        <w:t xml:space="preserve"> [/URL]</w:t>
      </w:r>
    </w:p>
    <w:p w:rsidR="008D42F0" w:rsidRDefault="008D42F0" w:rsidP="008D42F0">
      <w:pPr>
        <w:pStyle w:val="KeinLeerraum"/>
        <w:rPr>
          <w:ins w:id="6" w:author="Hardi Stengelin" w:date="2020-02-08T08:50:00Z"/>
          <w:noProof/>
          <w:sz w:val="14"/>
          <w:szCs w:val="14"/>
        </w:rPr>
      </w:pPr>
      <w:ins w:id="7" w:author="Hardi Stengelin" w:date="2020-02-08T08:50:00Z">
        <w:r>
          <w:rPr>
            <w:noProof/>
            <w:sz w:val="6"/>
            <w:szCs w:val="6"/>
          </w:rPr>
          <w:t>[URL=https://www.stummiforum.de/viewtopic.php?f=7&amp;t=165060&amp;sd=a&amp;start</w:t>
        </w:r>
        <w:r>
          <w:rPr>
            <w:noProof/>
            <w:sz w:val="14"/>
            <w:szCs w:val="14"/>
          </w:rPr>
          <w:t>=839]</w:t>
        </w:r>
        <w:r>
          <w:rPr>
            <w:noProof/>
            <w:sz w:val="6"/>
            <w:szCs w:val="6"/>
          </w:rPr>
          <w:t xml:space="preserve"> </w:t>
        </w:r>
        <w:r>
          <w:rPr>
            <w:color w:val="00B0F0"/>
            <w:u w:val="single"/>
          </w:rPr>
          <w:t xml:space="preserve">Probleme beim </w:t>
        </w:r>
        <w:proofErr w:type="spellStart"/>
        <w:r>
          <w:rPr>
            <w:color w:val="00B0F0"/>
            <w:u w:val="single"/>
          </w:rPr>
          <w:t>Flashen</w:t>
        </w:r>
        <w:proofErr w:type="spellEnd"/>
        <w:r>
          <w:rPr>
            <w:color w:val="00B0F0"/>
            <w:u w:val="single"/>
          </w:rPr>
          <w:t xml:space="preserve"> des LED Arduinos zusammen mit DCC Arduino </w:t>
        </w:r>
        <w:r>
          <w:rPr>
            <w:noProof/>
            <w:color w:val="00B0F0"/>
            <w:u w:val="single"/>
          </w:rPr>
          <w:t>(#840)</w:t>
        </w:r>
        <w:r>
          <w:rPr>
            <w:noProof/>
            <w:sz w:val="14"/>
            <w:szCs w:val="14"/>
          </w:rPr>
          <w:t xml:space="preserve"> [/URL]</w:t>
        </w:r>
      </w:ins>
    </w:p>
    <w:p w:rsidR="0074724A" w:rsidRDefault="0074724A" w:rsidP="0074724A">
      <w:pPr>
        <w:pStyle w:val="KeinLeerraum"/>
        <w:rPr>
          <w:ins w:id="8" w:author="Hardi Stengelin" w:date="2020-02-08T08:55:00Z"/>
          <w:noProof/>
          <w:sz w:val="14"/>
          <w:szCs w:val="14"/>
        </w:rPr>
      </w:pPr>
      <w:ins w:id="9" w:author="Hardi Stengelin" w:date="2020-02-08T08:55:00Z">
        <w:r>
          <w:rPr>
            <w:noProof/>
            <w:sz w:val="6"/>
            <w:szCs w:val="6"/>
          </w:rPr>
          <w:t>[URL=https://www.stummiforum.de/viewtopic.php?f=7&amp;t=165060&amp;sd=a&amp;start</w:t>
        </w:r>
        <w:r>
          <w:rPr>
            <w:noProof/>
            <w:sz w:val="14"/>
            <w:szCs w:val="14"/>
          </w:rPr>
          <w:t>=861]</w:t>
        </w:r>
        <w:r>
          <w:rPr>
            <w:noProof/>
            <w:sz w:val="6"/>
            <w:szCs w:val="6"/>
          </w:rPr>
          <w:t xml:space="preserve"> </w:t>
        </w:r>
        <w:r>
          <w:rPr>
            <w:color w:val="00B0F0"/>
            <w:u w:val="single"/>
          </w:rPr>
          <w:t xml:space="preserve">Weitere </w:t>
        </w:r>
      </w:ins>
      <w:ins w:id="10" w:author="Hardi Stengelin" w:date="2020-02-08T08:56:00Z">
        <w:r>
          <w:rPr>
            <w:color w:val="00B0F0"/>
            <w:u w:val="single"/>
          </w:rPr>
          <w:t xml:space="preserve">Signale aus dem </w:t>
        </w:r>
      </w:ins>
      <w:ins w:id="11" w:author="Hardi Stengelin" w:date="2020-02-08T08:55:00Z">
        <w:r>
          <w:rPr>
            <w:color w:val="00B0F0"/>
            <w:u w:val="single"/>
          </w:rPr>
          <w:t>3D-</w:t>
        </w:r>
      </w:ins>
      <w:ins w:id="12" w:author="Hardi Stengelin" w:date="2020-02-08T08:56:00Z">
        <w:r>
          <w:rPr>
            <w:color w:val="00B0F0"/>
            <w:u w:val="single"/>
          </w:rPr>
          <w:t>Drucker von Ronny</w:t>
        </w:r>
      </w:ins>
      <w:ins w:id="13" w:author="Hardi Stengelin" w:date="2020-02-08T08:55:00Z">
        <w:r>
          <w:rPr>
            <w:color w:val="00B0F0"/>
            <w:u w:val="single"/>
          </w:rPr>
          <w:t xml:space="preserve"> </w:t>
        </w:r>
        <w:r>
          <w:rPr>
            <w:noProof/>
            <w:color w:val="00B0F0"/>
            <w:u w:val="single"/>
          </w:rPr>
          <w:t>(#8</w:t>
        </w:r>
      </w:ins>
      <w:ins w:id="14" w:author="Hardi Stengelin" w:date="2020-02-08T08:56:00Z">
        <w:r>
          <w:rPr>
            <w:noProof/>
            <w:color w:val="00B0F0"/>
            <w:u w:val="single"/>
          </w:rPr>
          <w:t>62</w:t>
        </w:r>
      </w:ins>
      <w:ins w:id="15" w:author="Hardi Stengelin" w:date="2020-02-08T08:55:00Z">
        <w:r>
          <w:rPr>
            <w:noProof/>
            <w:color w:val="00B0F0"/>
            <w:u w:val="single"/>
          </w:rPr>
          <w:t>)</w:t>
        </w:r>
        <w:r>
          <w:rPr>
            <w:noProof/>
            <w:sz w:val="14"/>
            <w:szCs w:val="14"/>
          </w:rPr>
          <w:t xml:space="preserve"> [/URL]</w:t>
        </w:r>
      </w:ins>
    </w:p>
    <w:p w:rsidR="008D42F0" w:rsidRPr="008D42F0" w:rsidRDefault="00FE1742" w:rsidP="002B4834">
      <w:pPr>
        <w:pStyle w:val="KeinLeerraum"/>
        <w:rPr>
          <w:noProof/>
          <w:sz w:val="14"/>
          <w:szCs w:val="14"/>
          <w:rPrChange w:id="16" w:author="Hardi Stengelin" w:date="2020-02-08T08:50:00Z">
            <w:rPr>
              <w:noProof/>
              <w:sz w:val="14"/>
              <w:szCs w:val="14"/>
              <w:lang w:val="en-US"/>
            </w:rPr>
          </w:rPrChange>
        </w:rPr>
      </w:pPr>
      <w:ins w:id="17" w:author="Hardi Stengelin" w:date="2020-02-08T09:06:00Z">
        <w:r>
          <w:rPr>
            <w:noProof/>
            <w:sz w:val="6"/>
            <w:szCs w:val="6"/>
          </w:rPr>
          <w:t>[URL=https://www.stummiforum.de/viewtopic.php?f=7&amp;t=165060&amp;sd=a&amp;start</w:t>
        </w:r>
        <w:r>
          <w:rPr>
            <w:noProof/>
            <w:sz w:val="14"/>
            <w:szCs w:val="14"/>
          </w:rPr>
          <w:t>=86</w:t>
        </w:r>
        <w:r>
          <w:rPr>
            <w:noProof/>
            <w:sz w:val="14"/>
            <w:szCs w:val="14"/>
          </w:rPr>
          <w:t>7</w:t>
        </w:r>
        <w:r>
          <w:rPr>
            <w:noProof/>
            <w:sz w:val="14"/>
            <w:szCs w:val="14"/>
          </w:rPr>
          <w:t>]</w:t>
        </w:r>
        <w:r>
          <w:rPr>
            <w:noProof/>
            <w:sz w:val="6"/>
            <w:szCs w:val="6"/>
          </w:rPr>
          <w:t xml:space="preserve"> </w:t>
        </w:r>
      </w:ins>
      <w:ins w:id="18" w:author="Hardi Stengelin" w:date="2020-02-08T09:08:00Z">
        <w:r>
          <w:rPr>
            <w:color w:val="00B0F0"/>
            <w:u w:val="single"/>
          </w:rPr>
          <w:t>Geburtstag</w:t>
        </w:r>
      </w:ins>
      <w:ins w:id="19" w:author="Hardi Stengelin" w:date="2020-02-08T09:09:00Z">
        <w:r>
          <w:rPr>
            <w:color w:val="00B0F0"/>
            <w:u w:val="single"/>
          </w:rPr>
          <w:t>s</w:t>
        </w:r>
      </w:ins>
      <w:ins w:id="20" w:author="Hardi Stengelin" w:date="2020-02-08T09:06:00Z">
        <w:r>
          <w:rPr>
            <w:color w:val="00B0F0"/>
            <w:u w:val="single"/>
          </w:rPr>
          <w:t xml:space="preserve">kerze </w:t>
        </w:r>
      </w:ins>
      <w:ins w:id="21" w:author="Hardi Stengelin" w:date="2020-02-08T09:07:00Z">
        <w:r>
          <w:rPr>
            <w:color w:val="00B0F0"/>
            <w:u w:val="single"/>
          </w:rPr>
          <w:t>für die MobaLedLib mit Video</w:t>
        </w:r>
      </w:ins>
      <w:ins w:id="22" w:author="Hardi Stengelin" w:date="2020-02-08T09:06:00Z">
        <w:r>
          <w:rPr>
            <w:color w:val="00B0F0"/>
            <w:u w:val="single"/>
          </w:rPr>
          <w:t xml:space="preserve"> </w:t>
        </w:r>
        <w:r>
          <w:rPr>
            <w:noProof/>
            <w:color w:val="00B0F0"/>
            <w:u w:val="single"/>
          </w:rPr>
          <w:t>(#86</w:t>
        </w:r>
        <w:r>
          <w:rPr>
            <w:noProof/>
            <w:color w:val="00B0F0"/>
            <w:u w:val="single"/>
          </w:rPr>
          <w:t>8</w:t>
        </w:r>
        <w:r>
          <w:rPr>
            <w:noProof/>
            <w:color w:val="00B0F0"/>
            <w:u w:val="single"/>
          </w:rPr>
          <w:t>)</w:t>
        </w:r>
        <w:r>
          <w:rPr>
            <w:noProof/>
            <w:sz w:val="14"/>
            <w:szCs w:val="14"/>
          </w:rPr>
          <w:t xml:space="preserve"> [/URL]</w:t>
        </w:r>
      </w:ins>
    </w:p>
    <w:p w:rsidR="002B4834" w:rsidRPr="008D42F0" w:rsidRDefault="00800078" w:rsidP="002B4834">
      <w:pPr>
        <w:pStyle w:val="KeinLeerraum"/>
        <w:rPr>
          <w:noProof/>
          <w:sz w:val="14"/>
          <w:szCs w:val="14"/>
          <w:rPrChange w:id="23" w:author="Hardi Stengelin" w:date="2020-02-08T08:50:00Z">
            <w:rPr>
              <w:noProof/>
              <w:sz w:val="14"/>
              <w:szCs w:val="14"/>
              <w:lang w:val="en-US"/>
            </w:rPr>
          </w:rPrChange>
        </w:rPr>
      </w:pPr>
      <w:ins w:id="24" w:author="Hardi Stengelin" w:date="2020-02-08T09:11:00Z">
        <w:r>
          <w:rPr>
            <w:noProof/>
            <w:sz w:val="6"/>
            <w:szCs w:val="6"/>
          </w:rPr>
          <w:t>[URL=https://www.stummiforum.de/viewtopic.php?f=7&amp;t=165060&amp;sd=a&amp;start</w:t>
        </w:r>
        <w:r>
          <w:rPr>
            <w:noProof/>
            <w:sz w:val="14"/>
            <w:szCs w:val="14"/>
          </w:rPr>
          <w:t>=8</w:t>
        </w:r>
        <w:r>
          <w:rPr>
            <w:noProof/>
            <w:sz w:val="14"/>
            <w:szCs w:val="14"/>
          </w:rPr>
          <w:t>77</w:t>
        </w:r>
        <w:r>
          <w:rPr>
            <w:noProof/>
            <w:sz w:val="14"/>
            <w:szCs w:val="14"/>
          </w:rPr>
          <w:t>]</w:t>
        </w:r>
        <w:r>
          <w:rPr>
            <w:noProof/>
            <w:sz w:val="6"/>
            <w:szCs w:val="6"/>
          </w:rPr>
          <w:t xml:space="preserve"> </w:t>
        </w:r>
        <w:r>
          <w:rPr>
            <w:color w:val="00B0F0"/>
            <w:u w:val="single"/>
          </w:rPr>
          <w:t>Taste</w:t>
        </w:r>
      </w:ins>
      <w:ins w:id="25" w:author="Hardi Stengelin" w:date="2020-02-08T09:12:00Z">
        <w:r>
          <w:rPr>
            <w:color w:val="00B0F0"/>
            <w:u w:val="single"/>
          </w:rPr>
          <w:t>r auf der Hauptplatine zum Steuern der LEDs benutzen</w:t>
        </w:r>
      </w:ins>
      <w:ins w:id="26" w:author="Hardi Stengelin" w:date="2020-02-08T09:11:00Z">
        <w:r>
          <w:rPr>
            <w:color w:val="00B0F0"/>
            <w:u w:val="single"/>
          </w:rPr>
          <w:t xml:space="preserve"> </w:t>
        </w:r>
        <w:r>
          <w:rPr>
            <w:noProof/>
            <w:color w:val="00B0F0"/>
            <w:u w:val="single"/>
          </w:rPr>
          <w:t>(#8</w:t>
        </w:r>
      </w:ins>
      <w:ins w:id="27" w:author="Hardi Stengelin" w:date="2020-02-08T09:12:00Z">
        <w:r>
          <w:rPr>
            <w:noProof/>
            <w:color w:val="00B0F0"/>
            <w:u w:val="single"/>
          </w:rPr>
          <w:t>7</w:t>
        </w:r>
      </w:ins>
      <w:ins w:id="28" w:author="Hardi Stengelin" w:date="2020-02-08T09:11:00Z">
        <w:r>
          <w:rPr>
            <w:noProof/>
            <w:color w:val="00B0F0"/>
            <w:u w:val="single"/>
          </w:rPr>
          <w:t>8)</w:t>
        </w:r>
        <w:r>
          <w:rPr>
            <w:noProof/>
            <w:sz w:val="14"/>
            <w:szCs w:val="14"/>
          </w:rPr>
          <w:t xml:space="preserve"> [/URL]</w:t>
        </w:r>
      </w:ins>
    </w:p>
    <w:p w:rsidR="00F543EA" w:rsidRDefault="00F543EA" w:rsidP="00F543EA">
      <w:pPr>
        <w:pStyle w:val="KeinLeerraum"/>
        <w:rPr>
          <w:ins w:id="29" w:author="Hardi Stengelin" w:date="2020-02-08T09:18:00Z"/>
          <w:noProof/>
          <w:sz w:val="14"/>
          <w:szCs w:val="14"/>
        </w:rPr>
      </w:pPr>
      <w:ins w:id="30" w:author="Hardi Stengelin" w:date="2020-02-08T09:18:00Z">
        <w:r>
          <w:rPr>
            <w:noProof/>
            <w:sz w:val="6"/>
            <w:szCs w:val="6"/>
          </w:rPr>
          <w:t>[URL=https://www.stummiforum.de/viewtopic.php?f=7&amp;t=165060&amp;sd=a&amp;start</w:t>
        </w:r>
        <w:r>
          <w:rPr>
            <w:noProof/>
            <w:sz w:val="14"/>
            <w:szCs w:val="14"/>
          </w:rPr>
          <w:t>=8</w:t>
        </w:r>
        <w:r>
          <w:rPr>
            <w:noProof/>
            <w:sz w:val="14"/>
            <w:szCs w:val="14"/>
          </w:rPr>
          <w:t>79</w:t>
        </w:r>
        <w:r>
          <w:rPr>
            <w:noProof/>
            <w:sz w:val="14"/>
            <w:szCs w:val="14"/>
          </w:rPr>
          <w:t>]</w:t>
        </w:r>
        <w:r>
          <w:rPr>
            <w:noProof/>
            <w:sz w:val="6"/>
            <w:szCs w:val="6"/>
          </w:rPr>
          <w:t xml:space="preserve"> </w:t>
        </w:r>
        <w:r>
          <w:rPr>
            <w:color w:val="00B0F0"/>
            <w:u w:val="single"/>
          </w:rPr>
          <w:t>W</w:t>
        </w:r>
        <w:r>
          <w:rPr>
            <w:color w:val="00B0F0"/>
            <w:u w:val="single"/>
          </w:rPr>
          <w:t xml:space="preserve">inziges Gleissperrsignal </w:t>
        </w:r>
        <w:r>
          <w:rPr>
            <w:color w:val="00B0F0"/>
            <w:u w:val="single"/>
          </w:rPr>
          <w:t xml:space="preserve">aus dem 3D-Drucker von Ronny </w:t>
        </w:r>
      </w:ins>
      <w:ins w:id="31" w:author="Hardi Stengelin" w:date="2020-02-08T09:19:00Z">
        <w:r>
          <w:rPr>
            <w:color w:val="00B0F0"/>
            <w:u w:val="single"/>
          </w:rPr>
          <w:t xml:space="preserve">mit Video </w:t>
        </w:r>
      </w:ins>
      <w:ins w:id="32" w:author="Hardi Stengelin" w:date="2020-02-08T09:18:00Z">
        <w:r>
          <w:rPr>
            <w:noProof/>
            <w:color w:val="00B0F0"/>
            <w:u w:val="single"/>
          </w:rPr>
          <w:t>(#8</w:t>
        </w:r>
        <w:r>
          <w:rPr>
            <w:noProof/>
            <w:color w:val="00B0F0"/>
            <w:u w:val="single"/>
          </w:rPr>
          <w:t>80</w:t>
        </w:r>
        <w:r>
          <w:rPr>
            <w:noProof/>
            <w:color w:val="00B0F0"/>
            <w:u w:val="single"/>
          </w:rPr>
          <w:t>)</w:t>
        </w:r>
        <w:r>
          <w:rPr>
            <w:noProof/>
            <w:sz w:val="14"/>
            <w:szCs w:val="14"/>
          </w:rPr>
          <w:t xml:space="preserve"> [/URL]</w:t>
        </w:r>
      </w:ins>
    </w:p>
    <w:p w:rsidR="00F4016B" w:rsidRPr="008D42F0" w:rsidRDefault="00F543EA" w:rsidP="000479D1">
      <w:pPr>
        <w:pStyle w:val="KeinLeerraum"/>
        <w:rPr>
          <w:noProof/>
          <w:sz w:val="14"/>
          <w:szCs w:val="14"/>
          <w:rPrChange w:id="33" w:author="Hardi Stengelin" w:date="2020-02-08T08:50:00Z">
            <w:rPr>
              <w:noProof/>
              <w:sz w:val="14"/>
              <w:szCs w:val="14"/>
              <w:lang w:val="en-US"/>
            </w:rPr>
          </w:rPrChange>
        </w:rPr>
      </w:pPr>
      <w:ins w:id="34" w:author="Hardi Stengelin" w:date="2020-02-08T09:21:00Z">
        <w:r>
          <w:rPr>
            <w:noProof/>
            <w:sz w:val="6"/>
            <w:szCs w:val="6"/>
          </w:rPr>
          <w:t>[URL=https://www.stummiforum.de/viewtopic.php?f=7&amp;t=165060&amp;sd=a&amp;start</w:t>
        </w:r>
        <w:r>
          <w:rPr>
            <w:noProof/>
            <w:sz w:val="14"/>
            <w:szCs w:val="14"/>
          </w:rPr>
          <w:t>=8</w:t>
        </w:r>
        <w:r>
          <w:rPr>
            <w:noProof/>
            <w:sz w:val="14"/>
            <w:szCs w:val="14"/>
          </w:rPr>
          <w:t>83</w:t>
        </w:r>
        <w:r>
          <w:rPr>
            <w:noProof/>
            <w:sz w:val="14"/>
            <w:szCs w:val="14"/>
          </w:rPr>
          <w:t>]</w:t>
        </w:r>
        <w:r>
          <w:rPr>
            <w:noProof/>
            <w:sz w:val="6"/>
            <w:szCs w:val="6"/>
          </w:rPr>
          <w:t xml:space="preserve"> </w:t>
        </w:r>
        <w:proofErr w:type="spellStart"/>
        <w:r>
          <w:rPr>
            <w:color w:val="00B0F0"/>
            <w:u w:val="single"/>
          </w:rPr>
          <w:t>Erl</w:t>
        </w:r>
      </w:ins>
      <w:ins w:id="35" w:author="Hardi Stengelin" w:date="2020-02-08T09:22:00Z">
        <w:r>
          <w:rPr>
            <w:color w:val="00B0F0"/>
            <w:u w:val="single"/>
          </w:rPr>
          <w:t>euterungen</w:t>
        </w:r>
        <w:proofErr w:type="spellEnd"/>
        <w:r>
          <w:rPr>
            <w:color w:val="00B0F0"/>
            <w:u w:val="single"/>
          </w:rPr>
          <w:t xml:space="preserve"> zu den Farben im Farbtestprogramm von Harold</w:t>
        </w:r>
      </w:ins>
      <w:ins w:id="36" w:author="Hardi Stengelin" w:date="2020-02-08T09:21:00Z">
        <w:r>
          <w:rPr>
            <w:color w:val="00B0F0"/>
            <w:u w:val="single"/>
          </w:rPr>
          <w:t xml:space="preserve"> </w:t>
        </w:r>
        <w:r>
          <w:rPr>
            <w:noProof/>
            <w:color w:val="00B0F0"/>
            <w:u w:val="single"/>
          </w:rPr>
          <w:t>(#88</w:t>
        </w:r>
        <w:r>
          <w:rPr>
            <w:noProof/>
            <w:color w:val="00B0F0"/>
            <w:u w:val="single"/>
          </w:rPr>
          <w:t>4</w:t>
        </w:r>
        <w:r>
          <w:rPr>
            <w:noProof/>
            <w:color w:val="00B0F0"/>
            <w:u w:val="single"/>
          </w:rPr>
          <w:t>)</w:t>
        </w:r>
        <w:r>
          <w:rPr>
            <w:noProof/>
            <w:sz w:val="14"/>
            <w:szCs w:val="14"/>
          </w:rPr>
          <w:t xml:space="preserve"> [/URL]</w:t>
        </w:r>
      </w:ins>
    </w:p>
    <w:p w:rsidR="000479D1" w:rsidRPr="008D42F0" w:rsidRDefault="00022128" w:rsidP="000479D1">
      <w:pPr>
        <w:pStyle w:val="KeinLeerraum"/>
        <w:rPr>
          <w:noProof/>
          <w:sz w:val="14"/>
          <w:szCs w:val="14"/>
          <w:rPrChange w:id="37" w:author="Hardi Stengelin" w:date="2020-02-08T08:50:00Z">
            <w:rPr>
              <w:noProof/>
              <w:sz w:val="14"/>
              <w:szCs w:val="14"/>
              <w:lang w:val="en-US"/>
            </w:rPr>
          </w:rPrChange>
        </w:rPr>
      </w:pPr>
      <w:ins w:id="38" w:author="Hardi Stengelin" w:date="2020-02-08T09:29:00Z">
        <w:r>
          <w:rPr>
            <w:noProof/>
            <w:sz w:val="6"/>
            <w:szCs w:val="6"/>
          </w:rPr>
          <w:t>[URL=https://www.stummiforum.de/viewtopic.php?f=7&amp;t=165060&amp;sd=a&amp;start</w:t>
        </w:r>
        <w:r>
          <w:rPr>
            <w:noProof/>
            <w:sz w:val="14"/>
            <w:szCs w:val="14"/>
          </w:rPr>
          <w:t>=8</w:t>
        </w:r>
        <w:r>
          <w:rPr>
            <w:noProof/>
            <w:sz w:val="14"/>
            <w:szCs w:val="14"/>
          </w:rPr>
          <w:t>92</w:t>
        </w:r>
        <w:r>
          <w:rPr>
            <w:noProof/>
            <w:sz w:val="14"/>
            <w:szCs w:val="14"/>
          </w:rPr>
          <w:t>]</w:t>
        </w:r>
        <w:r>
          <w:rPr>
            <w:noProof/>
            <w:sz w:val="6"/>
            <w:szCs w:val="6"/>
          </w:rPr>
          <w:t xml:space="preserve"> </w:t>
        </w:r>
        <w:r>
          <w:rPr>
            <w:color w:val="00B0F0"/>
            <w:u w:val="single"/>
          </w:rPr>
          <w:t>Weitere</w:t>
        </w:r>
      </w:ins>
      <w:ins w:id="39" w:author="Hardi Stengelin" w:date="2020-02-08T09:30:00Z">
        <w:r>
          <w:rPr>
            <w:color w:val="00B0F0"/>
            <w:u w:val="single"/>
          </w:rPr>
          <w:t xml:space="preserve">s </w:t>
        </w:r>
      </w:ins>
      <w:ins w:id="40" w:author="Hardi Stengelin" w:date="2020-02-08T09:31:00Z">
        <w:r>
          <w:rPr>
            <w:color w:val="00B0F0"/>
            <w:u w:val="single"/>
          </w:rPr>
          <w:t xml:space="preserve">sehr schönes </w:t>
        </w:r>
      </w:ins>
      <w:ins w:id="41" w:author="Hardi Stengelin" w:date="2020-02-08T09:30:00Z">
        <w:r>
          <w:rPr>
            <w:color w:val="00B0F0"/>
            <w:u w:val="single"/>
          </w:rPr>
          <w:t>S</w:t>
        </w:r>
      </w:ins>
      <w:ins w:id="42" w:author="Hardi Stengelin" w:date="2020-02-08T09:29:00Z">
        <w:r>
          <w:rPr>
            <w:color w:val="00B0F0"/>
            <w:u w:val="single"/>
          </w:rPr>
          <w:t xml:space="preserve">ignal von </w:t>
        </w:r>
        <w:proofErr w:type="gramStart"/>
        <w:r>
          <w:rPr>
            <w:color w:val="00B0F0"/>
            <w:u w:val="single"/>
          </w:rPr>
          <w:t xml:space="preserve">Ronny  </w:t>
        </w:r>
        <w:r>
          <w:rPr>
            <w:noProof/>
            <w:color w:val="00B0F0"/>
            <w:u w:val="single"/>
          </w:rPr>
          <w:t>(</w:t>
        </w:r>
        <w:proofErr w:type="gramEnd"/>
        <w:r>
          <w:rPr>
            <w:noProof/>
            <w:color w:val="00B0F0"/>
            <w:u w:val="single"/>
          </w:rPr>
          <w:t>#8</w:t>
        </w:r>
      </w:ins>
      <w:ins w:id="43" w:author="Hardi Stengelin" w:date="2020-02-08T09:31:00Z">
        <w:r>
          <w:rPr>
            <w:noProof/>
            <w:color w:val="00B0F0"/>
            <w:u w:val="single"/>
          </w:rPr>
          <w:t>93</w:t>
        </w:r>
      </w:ins>
      <w:ins w:id="44" w:author="Hardi Stengelin" w:date="2020-02-08T09:29:00Z">
        <w:r>
          <w:rPr>
            <w:noProof/>
            <w:color w:val="00B0F0"/>
            <w:u w:val="single"/>
          </w:rPr>
          <w:t>)</w:t>
        </w:r>
        <w:r>
          <w:rPr>
            <w:noProof/>
            <w:sz w:val="14"/>
            <w:szCs w:val="14"/>
          </w:rPr>
          <w:t xml:space="preserve"> [/URL]</w:t>
        </w:r>
      </w:ins>
    </w:p>
    <w:p w:rsidR="00096FE3" w:rsidRPr="001A7787" w:rsidRDefault="00096FE3" w:rsidP="00096FE3">
      <w:pPr>
        <w:pStyle w:val="KeinLeerraum"/>
        <w:rPr>
          <w:ins w:id="45" w:author="Hardi Stengelin" w:date="2020-02-08T09:42:00Z"/>
          <w:noProof/>
          <w:sz w:val="14"/>
          <w:szCs w:val="14"/>
        </w:rPr>
      </w:pPr>
      <w:ins w:id="46" w:author="Hardi Stengelin" w:date="2020-02-08T09:42:00Z">
        <w:r>
          <w:rPr>
            <w:noProof/>
            <w:sz w:val="6"/>
            <w:szCs w:val="6"/>
          </w:rPr>
          <w:t>[URL=https://www.stummiforum.de/viewtopic.php?f=7&amp;t=165060&amp;sd=a&amp;start</w:t>
        </w:r>
        <w:r>
          <w:rPr>
            <w:noProof/>
            <w:sz w:val="14"/>
            <w:szCs w:val="14"/>
          </w:rPr>
          <w:t>=</w:t>
        </w:r>
        <w:r>
          <w:rPr>
            <w:noProof/>
            <w:sz w:val="14"/>
            <w:szCs w:val="14"/>
          </w:rPr>
          <w:t>922</w:t>
        </w:r>
        <w:r>
          <w:rPr>
            <w:noProof/>
            <w:sz w:val="14"/>
            <w:szCs w:val="14"/>
          </w:rPr>
          <w:t>]</w:t>
        </w:r>
        <w:r>
          <w:rPr>
            <w:noProof/>
            <w:sz w:val="6"/>
            <w:szCs w:val="6"/>
          </w:rPr>
          <w:t xml:space="preserve"> </w:t>
        </w:r>
        <w:r>
          <w:rPr>
            <w:color w:val="00B0F0"/>
            <w:u w:val="single"/>
          </w:rPr>
          <w:t>Platinen</w:t>
        </w:r>
        <w:r>
          <w:rPr>
            <w:color w:val="00B0F0"/>
            <w:u w:val="single"/>
          </w:rPr>
          <w:t xml:space="preserve"> </w:t>
        </w:r>
        <w:r>
          <w:rPr>
            <w:color w:val="00B0F0"/>
            <w:u w:val="single"/>
          </w:rPr>
          <w:t>mit mehre</w:t>
        </w:r>
      </w:ins>
      <w:ins w:id="47" w:author="Hardi Stengelin" w:date="2020-02-08T09:43:00Z">
        <w:r>
          <w:rPr>
            <w:color w:val="00B0F0"/>
            <w:u w:val="single"/>
          </w:rPr>
          <w:t>re</w:t>
        </w:r>
      </w:ins>
      <w:ins w:id="48" w:author="Hardi Stengelin" w:date="2020-02-08T09:42:00Z">
        <w:r>
          <w:rPr>
            <w:color w:val="00B0F0"/>
            <w:u w:val="single"/>
          </w:rPr>
          <w:t xml:space="preserve">n </w:t>
        </w:r>
      </w:ins>
      <w:ins w:id="49" w:author="Hardi Stengelin" w:date="2020-02-08T09:43:00Z">
        <w:r>
          <w:rPr>
            <w:color w:val="00B0F0"/>
            <w:u w:val="single"/>
          </w:rPr>
          <w:t xml:space="preserve">WS2811 </w:t>
        </w:r>
        <w:r>
          <w:rPr>
            <w:color w:val="00B0F0"/>
            <w:u w:val="single"/>
          </w:rPr>
          <w:t>incl. Gehäuse</w:t>
        </w:r>
        <w:r>
          <w:rPr>
            <w:color w:val="00B0F0"/>
            <w:u w:val="single"/>
          </w:rPr>
          <w:t xml:space="preserve"> von Ronny </w:t>
        </w:r>
      </w:ins>
      <w:ins w:id="50" w:author="Hardi Stengelin" w:date="2020-02-08T09:42:00Z">
        <w:r>
          <w:rPr>
            <w:noProof/>
            <w:color w:val="00B0F0"/>
            <w:u w:val="single"/>
          </w:rPr>
          <w:t>(#</w:t>
        </w:r>
        <w:r>
          <w:rPr>
            <w:noProof/>
            <w:color w:val="00B0F0"/>
            <w:u w:val="single"/>
          </w:rPr>
          <w:t>923</w:t>
        </w:r>
        <w:r>
          <w:rPr>
            <w:noProof/>
            <w:color w:val="00B0F0"/>
            <w:u w:val="single"/>
          </w:rPr>
          <w:t>)</w:t>
        </w:r>
        <w:r>
          <w:rPr>
            <w:noProof/>
            <w:sz w:val="14"/>
            <w:szCs w:val="14"/>
          </w:rPr>
          <w:t xml:space="preserve"> [/URL]</w:t>
        </w:r>
      </w:ins>
    </w:p>
    <w:p w:rsidR="00096FE3" w:rsidRDefault="00096FE3" w:rsidP="00096FE3">
      <w:pPr>
        <w:pStyle w:val="KeinLeerraum"/>
        <w:rPr>
          <w:ins w:id="51" w:author="Hardi Stengelin" w:date="2020-02-08T10:02:00Z"/>
          <w:noProof/>
          <w:sz w:val="14"/>
          <w:szCs w:val="14"/>
        </w:rPr>
      </w:pPr>
      <w:ins w:id="52" w:author="Hardi Stengelin" w:date="2020-02-08T09:53:00Z">
        <w:r>
          <w:rPr>
            <w:noProof/>
            <w:sz w:val="6"/>
            <w:szCs w:val="6"/>
          </w:rPr>
          <w:t>[URL=https://www.stummiforum.de/viewtopic.php?f=7&amp;t=165060&amp;sd=a&amp;start</w:t>
        </w:r>
        <w:r>
          <w:rPr>
            <w:noProof/>
            <w:sz w:val="14"/>
            <w:szCs w:val="14"/>
          </w:rPr>
          <w:t>=9</w:t>
        </w:r>
        <w:r>
          <w:rPr>
            <w:noProof/>
            <w:sz w:val="14"/>
            <w:szCs w:val="14"/>
          </w:rPr>
          <w:t>42</w:t>
        </w:r>
        <w:r>
          <w:rPr>
            <w:noProof/>
            <w:sz w:val="14"/>
            <w:szCs w:val="14"/>
          </w:rPr>
          <w:t>]</w:t>
        </w:r>
        <w:r>
          <w:rPr>
            <w:noProof/>
            <w:sz w:val="6"/>
            <w:szCs w:val="6"/>
          </w:rPr>
          <w:t xml:space="preserve"> </w:t>
        </w:r>
        <w:r>
          <w:rPr>
            <w:color w:val="00B0F0"/>
            <w:u w:val="single"/>
          </w:rPr>
          <w:t>Eigene Schweißlicht Simulation mit dem Patte</w:t>
        </w:r>
      </w:ins>
      <w:ins w:id="53" w:author="Hardi Stengelin" w:date="2020-02-08T09:54:00Z">
        <w:r>
          <w:rPr>
            <w:color w:val="00B0F0"/>
            <w:u w:val="single"/>
          </w:rPr>
          <w:t>rn_Configurator von Misha</w:t>
        </w:r>
      </w:ins>
      <w:ins w:id="54" w:author="Hardi Stengelin" w:date="2020-02-08T09:53:00Z">
        <w:r>
          <w:rPr>
            <w:color w:val="00B0F0"/>
            <w:u w:val="single"/>
          </w:rPr>
          <w:t xml:space="preserve"> </w:t>
        </w:r>
        <w:r>
          <w:rPr>
            <w:noProof/>
            <w:color w:val="00B0F0"/>
            <w:u w:val="single"/>
          </w:rPr>
          <w:t>(#9</w:t>
        </w:r>
        <w:r>
          <w:rPr>
            <w:noProof/>
            <w:color w:val="00B0F0"/>
            <w:u w:val="single"/>
          </w:rPr>
          <w:t>43</w:t>
        </w:r>
      </w:ins>
      <w:ins w:id="55" w:author="Hardi Stengelin" w:date="2020-02-08T09:54:00Z">
        <w:r>
          <w:rPr>
            <w:noProof/>
            <w:color w:val="00B0F0"/>
            <w:u w:val="single"/>
          </w:rPr>
          <w:t xml:space="preserve"> FF</w:t>
        </w:r>
      </w:ins>
      <w:ins w:id="56" w:author="Hardi Stengelin" w:date="2020-02-08T09:53:00Z">
        <w:r>
          <w:rPr>
            <w:noProof/>
            <w:color w:val="00B0F0"/>
            <w:u w:val="single"/>
          </w:rPr>
          <w:t>)</w:t>
        </w:r>
        <w:r>
          <w:rPr>
            <w:noProof/>
            <w:sz w:val="14"/>
            <w:szCs w:val="14"/>
          </w:rPr>
          <w:t xml:space="preserve"> [/URL]</w:t>
        </w:r>
      </w:ins>
    </w:p>
    <w:p w:rsidR="00096FE3" w:rsidRDefault="00096FE3" w:rsidP="00096FE3">
      <w:pPr>
        <w:pStyle w:val="KeinLeerraum"/>
        <w:rPr>
          <w:ins w:id="57" w:author="Hardi Stengelin" w:date="2020-02-08T10:02:00Z"/>
          <w:noProof/>
          <w:sz w:val="14"/>
          <w:szCs w:val="14"/>
        </w:rPr>
      </w:pPr>
      <w:ins w:id="58" w:author="Hardi Stengelin" w:date="2020-02-08T10:02:00Z">
        <w:r>
          <w:rPr>
            <w:noProof/>
            <w:sz w:val="6"/>
            <w:szCs w:val="6"/>
          </w:rPr>
          <w:t>[URL=https://www.stummiforum.de/viewtopic.php?f=7&amp;t=165060&amp;sd=a&amp;start</w:t>
        </w:r>
        <w:r>
          <w:rPr>
            <w:noProof/>
            <w:sz w:val="14"/>
            <w:szCs w:val="14"/>
          </w:rPr>
          <w:t>=9</w:t>
        </w:r>
        <w:r>
          <w:rPr>
            <w:noProof/>
            <w:sz w:val="14"/>
            <w:szCs w:val="14"/>
          </w:rPr>
          <w:t>57</w:t>
        </w:r>
        <w:r>
          <w:rPr>
            <w:noProof/>
            <w:sz w:val="14"/>
            <w:szCs w:val="14"/>
          </w:rPr>
          <w:t>]</w:t>
        </w:r>
        <w:r>
          <w:rPr>
            <w:noProof/>
            <w:sz w:val="6"/>
            <w:szCs w:val="6"/>
          </w:rPr>
          <w:t xml:space="preserve"> </w:t>
        </w:r>
      </w:ins>
      <w:ins w:id="59" w:author="Hardi Stengelin" w:date="2020-02-08T10:03:00Z">
        <w:r w:rsidR="00FE3D5D">
          <w:rPr>
            <w:color w:val="00B0F0"/>
            <w:u w:val="single"/>
          </w:rPr>
          <w:t>“K</w:t>
        </w:r>
      </w:ins>
      <w:ins w:id="60" w:author="Hardi Stengelin" w:date="2020-02-08T10:02:00Z">
        <w:r>
          <w:rPr>
            <w:color w:val="00B0F0"/>
            <w:u w:val="single"/>
          </w:rPr>
          <w:t>irmes</w:t>
        </w:r>
      </w:ins>
      <w:ins w:id="61" w:author="Hardi Stengelin" w:date="2020-02-08T10:03:00Z">
        <w:r w:rsidR="00FE3D5D">
          <w:rPr>
            <w:color w:val="00B0F0"/>
            <w:u w:val="single"/>
          </w:rPr>
          <w:t>“</w:t>
        </w:r>
      </w:ins>
      <w:ins w:id="62" w:author="Hardi Stengelin" w:date="2020-02-08T10:02:00Z">
        <w:r>
          <w:rPr>
            <w:color w:val="00B0F0"/>
            <w:u w:val="single"/>
          </w:rPr>
          <w:t xml:space="preserve"> Effekte </w:t>
        </w:r>
        <w:r w:rsidR="00FE3D5D">
          <w:rPr>
            <w:color w:val="00B0F0"/>
            <w:u w:val="single"/>
          </w:rPr>
          <w:t xml:space="preserve">mit dem </w:t>
        </w:r>
      </w:ins>
      <w:ins w:id="63" w:author="Hardi Stengelin" w:date="2020-02-08T10:03:00Z">
        <w:r w:rsidR="00FE3D5D">
          <w:rPr>
            <w:color w:val="00B0F0"/>
            <w:u w:val="single"/>
          </w:rPr>
          <w:t>Pattern_Configurator erstellen</w:t>
        </w:r>
      </w:ins>
      <w:ins w:id="64" w:author="Hardi Stengelin" w:date="2020-02-08T10:02:00Z">
        <w:r>
          <w:rPr>
            <w:color w:val="00B0F0"/>
            <w:u w:val="single"/>
          </w:rPr>
          <w:t xml:space="preserve"> </w:t>
        </w:r>
        <w:r>
          <w:rPr>
            <w:noProof/>
            <w:color w:val="00B0F0"/>
            <w:u w:val="single"/>
          </w:rPr>
          <w:t>(#9</w:t>
        </w:r>
        <w:r>
          <w:rPr>
            <w:noProof/>
            <w:color w:val="00B0F0"/>
            <w:u w:val="single"/>
          </w:rPr>
          <w:t>58</w:t>
        </w:r>
        <w:r>
          <w:rPr>
            <w:noProof/>
            <w:color w:val="00B0F0"/>
            <w:u w:val="single"/>
          </w:rPr>
          <w:t>)</w:t>
        </w:r>
        <w:r>
          <w:rPr>
            <w:noProof/>
            <w:sz w:val="14"/>
            <w:szCs w:val="14"/>
          </w:rPr>
          <w:t xml:space="preserve"> [/URL]</w:t>
        </w:r>
      </w:ins>
    </w:p>
    <w:p w:rsidR="00096FE3" w:rsidRPr="001A7787" w:rsidRDefault="00740AD0" w:rsidP="00096FE3">
      <w:pPr>
        <w:pStyle w:val="KeinLeerraum"/>
        <w:rPr>
          <w:ins w:id="65" w:author="Hardi Stengelin" w:date="2020-02-08T09:53:00Z"/>
          <w:noProof/>
          <w:sz w:val="14"/>
          <w:szCs w:val="14"/>
        </w:rPr>
      </w:pPr>
      <w:ins w:id="66" w:author="Hardi Stengelin" w:date="2020-02-08T10:06:00Z">
        <w:r>
          <w:rPr>
            <w:noProof/>
            <w:sz w:val="6"/>
            <w:szCs w:val="6"/>
          </w:rPr>
          <w:t>[URL=https://www.stummiforum.de/viewtopic.php?f=7&amp;t=165060&amp;sd=a&amp;start</w:t>
        </w:r>
        <w:r>
          <w:rPr>
            <w:noProof/>
            <w:sz w:val="14"/>
            <w:szCs w:val="14"/>
          </w:rPr>
          <w:t>=9</w:t>
        </w:r>
        <w:r>
          <w:rPr>
            <w:noProof/>
            <w:sz w:val="14"/>
            <w:szCs w:val="14"/>
          </w:rPr>
          <w:t>74</w:t>
        </w:r>
        <w:r>
          <w:rPr>
            <w:noProof/>
            <w:sz w:val="14"/>
            <w:szCs w:val="14"/>
          </w:rPr>
          <w:t>]</w:t>
        </w:r>
        <w:r>
          <w:rPr>
            <w:noProof/>
            <w:sz w:val="6"/>
            <w:szCs w:val="6"/>
          </w:rPr>
          <w:t xml:space="preserve"> </w:t>
        </w:r>
        <w:r>
          <w:rPr>
            <w:color w:val="00B0F0"/>
            <w:u w:val="single"/>
          </w:rPr>
          <w:t>Widerstand ist zwecklos</w:t>
        </w:r>
      </w:ins>
      <w:ins w:id="67" w:author="Hardi Stengelin" w:date="2020-02-08T10:07:00Z">
        <w:r>
          <w:rPr>
            <w:color w:val="00B0F0"/>
            <w:u w:val="single"/>
          </w:rPr>
          <w:t>:</w:t>
        </w:r>
      </w:ins>
      <w:ins w:id="68" w:author="Hardi Stengelin" w:date="2020-02-08T10:06:00Z">
        <w:r>
          <w:rPr>
            <w:color w:val="00B0F0"/>
            <w:u w:val="single"/>
          </w:rPr>
          <w:t xml:space="preserve"> Keine Widerstände für LEDs bei WS2</w:t>
        </w:r>
      </w:ins>
      <w:ins w:id="69" w:author="Hardi Stengelin" w:date="2020-02-08T10:07:00Z">
        <w:r>
          <w:rPr>
            <w:color w:val="00B0F0"/>
            <w:u w:val="single"/>
          </w:rPr>
          <w:t>811</w:t>
        </w:r>
      </w:ins>
      <w:ins w:id="70" w:author="Hardi Stengelin" w:date="2020-02-08T10:06:00Z">
        <w:r>
          <w:rPr>
            <w:color w:val="00B0F0"/>
            <w:u w:val="single"/>
          </w:rPr>
          <w:t xml:space="preserve"> </w:t>
        </w:r>
        <w:r>
          <w:rPr>
            <w:noProof/>
            <w:color w:val="00B0F0"/>
            <w:u w:val="single"/>
          </w:rPr>
          <w:t>(#9</w:t>
        </w:r>
        <w:r>
          <w:rPr>
            <w:noProof/>
            <w:color w:val="00B0F0"/>
            <w:u w:val="single"/>
          </w:rPr>
          <w:t>75</w:t>
        </w:r>
        <w:r>
          <w:rPr>
            <w:noProof/>
            <w:color w:val="00B0F0"/>
            <w:u w:val="single"/>
          </w:rPr>
          <w:t>)</w:t>
        </w:r>
        <w:r>
          <w:rPr>
            <w:noProof/>
            <w:sz w:val="14"/>
            <w:szCs w:val="14"/>
          </w:rPr>
          <w:t xml:space="preserve"> [/URL]</w:t>
        </w:r>
      </w:ins>
    </w:p>
    <w:p w:rsidR="00B060AD" w:rsidRPr="001A7787" w:rsidRDefault="00B060AD" w:rsidP="00B060AD">
      <w:pPr>
        <w:pStyle w:val="KeinLeerraum"/>
        <w:rPr>
          <w:ins w:id="71" w:author="Hardi Stengelin" w:date="2020-02-08T10:12:00Z"/>
          <w:noProof/>
          <w:sz w:val="14"/>
          <w:szCs w:val="14"/>
        </w:rPr>
      </w:pPr>
      <w:ins w:id="72" w:author="Hardi Stengelin" w:date="2020-02-08T10:12:00Z">
        <w:r>
          <w:rPr>
            <w:noProof/>
            <w:sz w:val="6"/>
            <w:szCs w:val="6"/>
          </w:rPr>
          <w:t>[URL=https://www.stummiforum.de/viewtopic.php?f=7&amp;t=165060&amp;sd=a&amp;start</w:t>
        </w:r>
        <w:r>
          <w:rPr>
            <w:noProof/>
            <w:sz w:val="14"/>
            <w:szCs w:val="14"/>
          </w:rPr>
          <w:t>=9</w:t>
        </w:r>
        <w:r>
          <w:rPr>
            <w:noProof/>
            <w:sz w:val="14"/>
            <w:szCs w:val="14"/>
          </w:rPr>
          <w:t>99</w:t>
        </w:r>
        <w:r>
          <w:rPr>
            <w:noProof/>
            <w:sz w:val="14"/>
            <w:szCs w:val="14"/>
          </w:rPr>
          <w:t>]</w:t>
        </w:r>
        <w:r>
          <w:rPr>
            <w:noProof/>
            <w:sz w:val="6"/>
            <w:szCs w:val="6"/>
          </w:rPr>
          <w:t xml:space="preserve"> </w:t>
        </w:r>
        <w:r w:rsidR="005F48D7">
          <w:rPr>
            <w:color w:val="00B0F0"/>
            <w:u w:val="single"/>
          </w:rPr>
          <w:t xml:space="preserve">Vorstellung </w:t>
        </w:r>
      </w:ins>
      <w:ins w:id="73" w:author="Hardi Stengelin" w:date="2020-02-08T10:13:00Z">
        <w:r w:rsidR="005F48D7">
          <w:rPr>
            <w:color w:val="00B0F0"/>
            <w:u w:val="single"/>
          </w:rPr>
          <w:t>Version 1.0.0 der MobaLedLib</w:t>
        </w:r>
      </w:ins>
      <w:ins w:id="74" w:author="Hardi Stengelin" w:date="2020-02-08T10:12:00Z">
        <w:r>
          <w:rPr>
            <w:color w:val="00B0F0"/>
            <w:u w:val="single"/>
          </w:rPr>
          <w:t xml:space="preserve"> </w:t>
        </w:r>
        <w:r>
          <w:rPr>
            <w:noProof/>
            <w:color w:val="00B0F0"/>
            <w:u w:val="single"/>
          </w:rPr>
          <w:t>(#</w:t>
        </w:r>
      </w:ins>
      <w:ins w:id="75" w:author="Hardi Stengelin" w:date="2020-02-08T10:13:00Z">
        <w:r w:rsidR="005F48D7">
          <w:rPr>
            <w:noProof/>
            <w:color w:val="00B0F0"/>
            <w:u w:val="single"/>
          </w:rPr>
          <w:t>1000</w:t>
        </w:r>
      </w:ins>
      <w:ins w:id="76" w:author="Hardi Stengelin" w:date="2020-02-08T10:12:00Z">
        <w:r>
          <w:rPr>
            <w:noProof/>
            <w:color w:val="00B0F0"/>
            <w:u w:val="single"/>
          </w:rPr>
          <w:t>)</w:t>
        </w:r>
        <w:r>
          <w:rPr>
            <w:noProof/>
            <w:sz w:val="14"/>
            <w:szCs w:val="14"/>
          </w:rPr>
          <w:t xml:space="preserve"> [/URL]</w:t>
        </w:r>
      </w:ins>
    </w:p>
    <w:p w:rsidR="000479D1" w:rsidRPr="008D42F0" w:rsidRDefault="000479D1" w:rsidP="003F1E7D">
      <w:pPr>
        <w:pStyle w:val="KeinLeerraum"/>
        <w:rPr>
          <w:noProof/>
          <w:sz w:val="14"/>
          <w:szCs w:val="14"/>
          <w:rPrChange w:id="77" w:author="Hardi Stengelin" w:date="2020-02-08T08:50:00Z">
            <w:rPr>
              <w:noProof/>
              <w:sz w:val="14"/>
              <w:szCs w:val="14"/>
              <w:lang w:val="en-US"/>
            </w:rPr>
          </w:rPrChange>
        </w:rPr>
      </w:pPr>
      <w:bookmarkStart w:id="78" w:name="_GoBack"/>
      <w:bookmarkEnd w:id="78"/>
    </w:p>
    <w:p w:rsidR="00EA10F4" w:rsidRPr="008D42F0" w:rsidRDefault="00EA10F4" w:rsidP="00B4612F">
      <w:pPr>
        <w:pStyle w:val="KeinLeerraum"/>
        <w:rPr>
          <w:noProof/>
          <w:sz w:val="14"/>
          <w:szCs w:val="14"/>
          <w:rPrChange w:id="79" w:author="Hardi Stengelin" w:date="2020-02-08T08:50:00Z">
            <w:rPr>
              <w:noProof/>
              <w:sz w:val="14"/>
              <w:szCs w:val="14"/>
              <w:lang w:val="en-US"/>
            </w:rPr>
          </w:rPrChange>
        </w:rPr>
      </w:pPr>
    </w:p>
    <w:p w:rsidR="00D3464E" w:rsidRPr="008D42F0" w:rsidRDefault="00D3464E" w:rsidP="00B5109F">
      <w:pPr>
        <w:pStyle w:val="KeinLeerraum"/>
        <w:rPr>
          <w:noProof/>
          <w:sz w:val="14"/>
          <w:szCs w:val="14"/>
          <w:rPrChange w:id="80" w:author="Hardi Stengelin" w:date="2020-02-08T08:50:00Z">
            <w:rPr>
              <w:noProof/>
              <w:sz w:val="14"/>
              <w:szCs w:val="14"/>
              <w:lang w:val="en-US"/>
            </w:rPr>
          </w:rPrChange>
        </w:rPr>
      </w:pPr>
    </w:p>
    <w:p w:rsidR="00236271" w:rsidRPr="008D42F0" w:rsidRDefault="00236271" w:rsidP="00197BC0">
      <w:pPr>
        <w:pStyle w:val="KeinLeerraum"/>
        <w:rPr>
          <w:noProof/>
          <w:rPrChange w:id="81" w:author="Hardi Stengelin" w:date="2020-02-08T08:50:00Z">
            <w:rPr>
              <w:noProof/>
              <w:lang w:val="en-US"/>
            </w:rPr>
          </w:rPrChange>
        </w:rPr>
      </w:pPr>
    </w:p>
    <w:p w:rsidR="00C77A79" w:rsidRPr="008D42F0" w:rsidRDefault="00C77A79" w:rsidP="00C77A79">
      <w:pPr>
        <w:pStyle w:val="KeinLeerraum"/>
        <w:rPr>
          <w:rPrChange w:id="82" w:author="Hardi Stengelin" w:date="2020-02-08T08:50:00Z">
            <w:rPr>
              <w:lang w:val="en-US"/>
            </w:rPr>
          </w:rPrChange>
        </w:rPr>
      </w:pPr>
    </w:p>
    <w:p w:rsidR="00EE5B5E" w:rsidRPr="00C77A79" w:rsidRDefault="00EE5B5E" w:rsidP="00EE5B5E">
      <w:pPr>
        <w:pStyle w:val="KeinLeerraum"/>
        <w:rPr>
          <w:lang w:val="en-US"/>
        </w:rPr>
      </w:pPr>
      <w:r w:rsidRPr="00EB3006">
        <w:rPr>
          <w:noProof/>
          <w:sz w:val="14"/>
          <w:szCs w:val="14"/>
          <w:lang w:val="en-US"/>
        </w:rPr>
        <w:t>[color=#0000FF][size=120][b]</w:t>
      </w:r>
      <w:r w:rsidRPr="00C77A79">
        <w:rPr>
          <w:lang w:val="en-US"/>
        </w:rPr>
        <w:t xml:space="preserve"> </w:t>
      </w:r>
      <w:r>
        <w:rPr>
          <w:b/>
          <w:bCs/>
          <w:color w:val="0000FF"/>
          <w:sz w:val="28"/>
          <w:szCs w:val="28"/>
          <w:lang w:val="en-US"/>
        </w:rPr>
        <w:t>Videos</w:t>
      </w:r>
      <w:r w:rsidRPr="00EE5B5E">
        <w:rPr>
          <w:color w:val="0000FF"/>
          <w:lang w:val="en-US"/>
        </w:rPr>
        <w:t>:</w:t>
      </w:r>
      <w:r w:rsidRPr="00C77A79">
        <w:rPr>
          <w:lang w:val="en-US"/>
        </w:rPr>
        <w:t xml:space="preserve"> </w:t>
      </w:r>
      <w:r w:rsidRPr="00EB3006">
        <w:rPr>
          <w:noProof/>
          <w:sz w:val="14"/>
          <w:szCs w:val="14"/>
          <w:lang w:val="en-US"/>
        </w:rPr>
        <w:t>[/color][/size] [/b]</w:t>
      </w:r>
    </w:p>
    <w:p w:rsidR="00C77A79" w:rsidRDefault="00EE5B5E" w:rsidP="00C77A79">
      <w:pPr>
        <w:pStyle w:val="KeinLeerraum"/>
      </w:pPr>
      <w:r w:rsidRPr="00EE5B5E">
        <w:t xml:space="preserve">Hier einiges Videos die </w:t>
      </w:r>
      <w:r>
        <w:t>anschaulich zeigen wie das aussehen kann.</w:t>
      </w:r>
      <w:r w:rsidR="00BF6C1E">
        <w:t xml:space="preserve"> Die Überschrift ist gleichzeitig der Link zu dem Beitrag im Forum. Hier findet man weitere Details.</w:t>
      </w:r>
    </w:p>
    <w:p w:rsidR="000D17CC" w:rsidRDefault="000D17CC" w:rsidP="000D17CC">
      <w:pPr>
        <w:pStyle w:val="KeinLeerraum"/>
        <w:rPr>
          <w:noProof/>
        </w:rPr>
      </w:pPr>
    </w:p>
    <w:p w:rsidR="000D17CC" w:rsidRDefault="000D17CC" w:rsidP="000D17CC">
      <w:pPr>
        <w:pStyle w:val="KeinLeerraum"/>
        <w:rPr>
          <w:noProof/>
        </w:rPr>
      </w:pPr>
      <w:r w:rsidRPr="00FE0E6E">
        <w:rPr>
          <w:noProof/>
          <w:sz w:val="6"/>
          <w:szCs w:val="6"/>
        </w:rPr>
        <w:t>[URL=https://www.stummiforum.de/viewtopic.php?f=7&amp;t=165060&amp;sd=a&amp;start=21]</w:t>
      </w:r>
      <w:r w:rsidRPr="000D17CC">
        <w:rPr>
          <w:noProof/>
          <w:color w:val="00B0F0"/>
          <w:u w:val="single"/>
        </w:rPr>
        <w:t>Video: Andreaskreuz (#22)</w:t>
      </w:r>
      <w:r w:rsidRPr="00FE0E6E">
        <w:rPr>
          <w:noProof/>
          <w:color w:val="00B0F0"/>
          <w:sz w:val="14"/>
          <w:szCs w:val="14"/>
        </w:rPr>
        <w:t xml:space="preserve"> </w:t>
      </w:r>
      <w:r w:rsidRPr="00FE0E6E">
        <w:rPr>
          <w:noProof/>
          <w:sz w:val="6"/>
          <w:szCs w:val="6"/>
        </w:rPr>
        <w:t>[/URL]</w:t>
      </w:r>
    </w:p>
    <w:p w:rsidR="00EE5B5E" w:rsidRDefault="00EE5B5E" w:rsidP="00EE5B5E">
      <w:pPr>
        <w:pStyle w:val="KeinLeerraum"/>
      </w:pPr>
      <w:r>
        <w:t xml:space="preserve">Das erste Video zeigt die </w:t>
      </w:r>
      <w:r>
        <w:rPr>
          <w:noProof/>
        </w:rPr>
        <w:t>„Andreaskreuz()“</w:t>
      </w:r>
      <w:r>
        <w:t xml:space="preserve"> Funktion der Bibliothek. Das Besondere dabei ist das weiche auf- und abblenden der LEDs. Dazu schickt die Bibliothek alle 20 </w:t>
      </w:r>
      <w:r>
        <w:rPr>
          <w:noProof/>
        </w:rPr>
        <w:t>ms</w:t>
      </w:r>
      <w:r>
        <w:t xml:space="preserve"> einen neuen Helligkeitswert zu den Leuchtdioden. </w:t>
      </w:r>
    </w:p>
    <w:p w:rsidR="00EE5B5E" w:rsidRDefault="00EE5B5E" w:rsidP="00EE5B5E">
      <w:pPr>
        <w:pStyle w:val="KeinLeerraum"/>
        <w:rPr>
          <w:noProof/>
        </w:rPr>
      </w:pPr>
      <w:r>
        <w:rPr>
          <w:noProof/>
        </w:rPr>
        <w:t>[vimeo]https://vimeo.com/308719531[/vimeo]</w:t>
      </w:r>
    </w:p>
    <w:p w:rsidR="00EE5B5E" w:rsidRDefault="00EE5B5E" w:rsidP="00EE5B5E">
      <w:pPr>
        <w:pStyle w:val="KeinLeerraum"/>
      </w:pPr>
      <w:r>
        <w:lastRenderedPageBreak/>
        <w:t xml:space="preserve">Im Video sieht man links oben den Arduino. Dieser ist mit einem 4-poligen Flachkabel mit einer Verteilerplatine verbunden. An diese ist ein WS2811 Modul angeschlossen (in der Mitte des Bildes) welches die LEDs der Andreaskreuze steuert. </w:t>
      </w:r>
    </w:p>
    <w:p w:rsidR="00EE5B5E" w:rsidRDefault="00847480" w:rsidP="00EE5B5E">
      <w:pPr>
        <w:pStyle w:val="KeinLeerraum"/>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235161</wp:posOffset>
            </wp:positionV>
            <wp:extent cx="1868170" cy="66865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1868170" cy="668655"/>
                    </a:xfrm>
                    <a:prstGeom prst="rect">
                      <a:avLst/>
                    </a:prstGeom>
                    <a:noFill/>
                    <a:ln>
                      <a:noFill/>
                    </a:ln>
                  </pic:spPr>
                </pic:pic>
              </a:graphicData>
            </a:graphic>
          </wp:anchor>
        </w:drawing>
      </w:r>
      <w:r w:rsidR="00EE5B5E">
        <w:t>Hier so ein WS2811 Modul im Detail:</w:t>
      </w:r>
    </w:p>
    <w:p w:rsidR="00EE5B5E" w:rsidRDefault="00EE5B5E" w:rsidP="00EE5B5E">
      <w:pPr>
        <w:pStyle w:val="KeinLeerraum"/>
        <w:rPr>
          <w:noProof/>
        </w:rPr>
      </w:pPr>
      <w:r>
        <w:rPr>
          <w:noProof/>
        </w:rPr>
        <w:t>[url=https://abload.de/image.php?img=p1120104ble5h.jpg][img]https://abload.de/img/p1120104ble5h.jpg[/img][/url]</w:t>
      </w:r>
      <w:r w:rsidR="00866C2D" w:rsidRPr="00866C2D">
        <w:t xml:space="preserve"> </w:t>
      </w:r>
    </w:p>
    <w:p w:rsidR="00EE5B5E" w:rsidRDefault="00EE5B5E" w:rsidP="00EE5B5E">
      <w:pPr>
        <w:pStyle w:val="KeinLeerraum"/>
      </w:pPr>
      <w:r>
        <w:t>Die Module gibt es für wenige Cent in China.</w:t>
      </w:r>
    </w:p>
    <w:p w:rsidR="00EE5B5E" w:rsidRDefault="00EE5B5E" w:rsidP="00EE5B5E">
      <w:pPr>
        <w:pStyle w:val="KeinLeerraum"/>
      </w:pPr>
    </w:p>
    <w:p w:rsidR="000D17CC" w:rsidRDefault="000D17CC" w:rsidP="000D17CC">
      <w:pPr>
        <w:pStyle w:val="KeinLeerraum"/>
        <w:rPr>
          <w:noProof/>
        </w:rPr>
      </w:pPr>
      <w:r w:rsidRPr="000D17CC">
        <w:rPr>
          <w:noProof/>
          <w:sz w:val="14"/>
          <w:szCs w:val="14"/>
        </w:rPr>
        <w:t>[URL=https://www.stummiforum.de/viewtopic.php?f=7&amp;t=165060&amp;sd=a&amp;start=25]</w:t>
      </w:r>
      <w:r w:rsidRPr="000D17CC">
        <w:rPr>
          <w:noProof/>
          <w:color w:val="00B0F0"/>
          <w:u w:val="single"/>
        </w:rPr>
        <w:t>Video: Belebtes Haus (#26)</w:t>
      </w:r>
      <w:r>
        <w:rPr>
          <w:noProof/>
        </w:rPr>
        <w:t xml:space="preserve"> </w:t>
      </w:r>
      <w:r w:rsidRPr="000D17CC">
        <w:rPr>
          <w:noProof/>
          <w:sz w:val="14"/>
          <w:szCs w:val="14"/>
        </w:rPr>
        <w:t>[/URL]</w:t>
      </w:r>
    </w:p>
    <w:p w:rsidR="00B169EB" w:rsidRDefault="00B169EB" w:rsidP="00B169EB">
      <w:pPr>
        <w:pStyle w:val="KeinLeerraum"/>
      </w:pPr>
      <w:r>
        <w:t>Es zeigt ein „Belebtes Haus“ im Zeitraffer. Trotzdem ändert sich erst nach ein paar Sekunden was =&gt; Klickt das Video nicht gleich weg…</w:t>
      </w:r>
    </w:p>
    <w:p w:rsidR="00B169EB" w:rsidRDefault="00B169EB" w:rsidP="00B169EB">
      <w:pPr>
        <w:pStyle w:val="KeinLeerraum"/>
        <w:rPr>
          <w:noProof/>
        </w:rPr>
      </w:pPr>
      <w:r>
        <w:rPr>
          <w:noProof/>
        </w:rPr>
        <w:t>[vimeo]https://vimeo.com/308722422[/vimeo]</w:t>
      </w:r>
    </w:p>
    <w:p w:rsidR="00B169EB" w:rsidRDefault="00B169EB" w:rsidP="00B169EB">
      <w:pPr>
        <w:pStyle w:val="KeinLeerraum"/>
      </w:pPr>
      <w:r>
        <w:t xml:space="preserve">In den beiden mittleren Zimmern im ersten und zweiten Stock schauen die Bewohner in Fern. Durch die verkürzten Einschaltzeiten Zeiten sieht man das Flackern des Bildschirms nicht so gut. Im 1. Stock Rechts ist vermutlich das </w:t>
      </w:r>
      <w:r>
        <w:rPr>
          <w:noProof/>
        </w:rPr>
        <w:t>Moba</w:t>
      </w:r>
      <w:r>
        <w:t xml:space="preserve"> Bastelzimmer welches von Neonröhren hell erleuchtet wird.</w:t>
      </w:r>
    </w:p>
    <w:p w:rsidR="00B169EB" w:rsidRDefault="00B169EB" w:rsidP="00B169EB">
      <w:pPr>
        <w:pStyle w:val="KeinLeerraum"/>
      </w:pPr>
      <w:r>
        <w:t>Insgesamt sind in diesem Haus 8 verschiedene Räume mit RGB LEDs beleuchtet. Alle werden über ein 4-poliges Flachkabel angesteuert.</w:t>
      </w:r>
    </w:p>
    <w:p w:rsidR="00EE5B5E" w:rsidRDefault="00B169EB" w:rsidP="00B169EB">
      <w:pPr>
        <w:pStyle w:val="KeinLeerraum"/>
      </w:pPr>
      <w:r>
        <w:t>Auf der Anlage wird man die zufälligen Zeiten mit denen die Lichter an- und ausgeschaltet werden deutlich länger wählen.</w:t>
      </w:r>
    </w:p>
    <w:p w:rsidR="000D4C35" w:rsidRDefault="000D4C35" w:rsidP="00B169EB">
      <w:pPr>
        <w:pStyle w:val="KeinLeerraum"/>
      </w:pPr>
    </w:p>
    <w:p w:rsidR="000D4C35" w:rsidRDefault="000D4C35" w:rsidP="00B169EB">
      <w:pPr>
        <w:pStyle w:val="KeinLeerraum"/>
        <w:rPr>
          <w:noProof/>
          <w:sz w:val="14"/>
          <w:szCs w:val="14"/>
        </w:rPr>
      </w:pPr>
      <w:r w:rsidRPr="000D4C35">
        <w:rPr>
          <w:noProof/>
          <w:sz w:val="14"/>
          <w:szCs w:val="14"/>
        </w:rPr>
        <w:t>[URL=https://www.stummiforum.de/viewtopic.php?f=7&amp;t=165060&amp;sd=a&amp;start=27]</w:t>
      </w:r>
      <w:r w:rsidRPr="000D4C35">
        <w:rPr>
          <w:noProof/>
          <w:color w:val="00B0F0"/>
          <w:u w:val="single"/>
        </w:rPr>
        <w:t>Video: Lichtsignale (#28)</w:t>
      </w:r>
      <w:r>
        <w:rPr>
          <w:noProof/>
        </w:rPr>
        <w:t xml:space="preserve"> </w:t>
      </w:r>
      <w:r w:rsidRPr="000D4C35">
        <w:rPr>
          <w:noProof/>
          <w:sz w:val="14"/>
          <w:szCs w:val="14"/>
        </w:rPr>
        <w:t>[/URL]</w:t>
      </w:r>
    </w:p>
    <w:p w:rsidR="00285B43" w:rsidRDefault="000D4C35" w:rsidP="000D4C35">
      <w:pPr>
        <w:pStyle w:val="KeinLeerraum"/>
      </w:pPr>
      <w:r>
        <w:t xml:space="preserve">Das Video zeigt das weiche überblenden der LEDs bei Signalen. Die Signal Bilder können frei konfiguriert werden. Dazu kann das Excel Programm </w:t>
      </w:r>
      <w:r>
        <w:rPr>
          <w:noProof/>
        </w:rPr>
        <w:t>„Pattern_Configurator“</w:t>
      </w:r>
      <w:r>
        <w:t xml:space="preserve"> verwendet werden welches Teil der Bibliothek ist. </w:t>
      </w:r>
    </w:p>
    <w:p w:rsidR="000D4C35" w:rsidRDefault="000D4C35" w:rsidP="000D4C35">
      <w:pPr>
        <w:pStyle w:val="KeinLeerraum"/>
      </w:pPr>
      <w:r>
        <w:t>Das Video zeigt außerdem das die Signale über ein käufliches Steuergerät geschaltet werden können. Dazu wird in diesem Beispiel der CAN Bus verwendet. Eine Adaption an andere Busse / Protokolle ist jederzeit möglich.</w:t>
      </w:r>
    </w:p>
    <w:p w:rsidR="000D4C35" w:rsidRDefault="000D4C35" w:rsidP="000D4C35">
      <w:pPr>
        <w:pStyle w:val="KeinLeerraum"/>
        <w:rPr>
          <w:noProof/>
        </w:rPr>
      </w:pPr>
      <w:r>
        <w:rPr>
          <w:noProof/>
        </w:rPr>
        <w:t>[vimeo]https://vimeo.com/308898588[/vimeo]</w:t>
      </w:r>
    </w:p>
    <w:p w:rsidR="000D4C35" w:rsidRPr="000D4C35" w:rsidRDefault="000D4C35"/>
    <w:p w:rsidR="000D4C35" w:rsidRPr="000D4C35" w:rsidRDefault="000D4C35" w:rsidP="000D4C35">
      <w:pPr>
        <w:pStyle w:val="KeinLeerraum"/>
        <w:rPr>
          <w:noProof/>
          <w:sz w:val="14"/>
          <w:szCs w:val="14"/>
        </w:rPr>
      </w:pPr>
      <w:r w:rsidRPr="000D4C35">
        <w:rPr>
          <w:noProof/>
          <w:sz w:val="14"/>
          <w:szCs w:val="14"/>
        </w:rPr>
        <w:t>[URL=https://www.stummiforum.de/viewtopic.php?f=7&amp;t=165060&amp;sd=a&amp;start=28]</w:t>
      </w:r>
      <w:r w:rsidRPr="000D4C35">
        <w:rPr>
          <w:noProof/>
          <w:color w:val="00B0F0"/>
          <w:u w:val="single"/>
        </w:rPr>
        <w:t>Video: Knopfdruck Aktion Höhle(#29)</w:t>
      </w:r>
      <w:r>
        <w:rPr>
          <w:noProof/>
        </w:rPr>
        <w:t xml:space="preserve"> </w:t>
      </w:r>
      <w:r w:rsidRPr="000D4C35">
        <w:rPr>
          <w:noProof/>
          <w:sz w:val="14"/>
          <w:szCs w:val="14"/>
        </w:rPr>
        <w:t>[/URL]</w:t>
      </w:r>
    </w:p>
    <w:p w:rsidR="00751133" w:rsidRDefault="00751133" w:rsidP="00DC4B39">
      <w:pPr>
        <w:pStyle w:val="KeinLeerraum"/>
      </w:pPr>
      <w:r>
        <w:t xml:space="preserve">Hier wird eine „Druck Knopf Aktion“ unserer Anlage gezeigt. Die Tropfsteinhöhle wird von 13 RGB LEDs aus verschiedenen Richtungen beleuchtet. Dazu wird die </w:t>
      </w:r>
      <w:r>
        <w:rPr>
          <w:noProof/>
        </w:rPr>
        <w:t>[color=#0000FF]Pattern()[/color]</w:t>
      </w:r>
      <w:r>
        <w:t xml:space="preserve"> Funktion der MobaLedLib verwendet. Damit können neben [b]Ampeln[/b] oder [b]Eisenbahnsignalen[/b] auch solche „Illuminationen“ erstellt werden.</w:t>
      </w:r>
    </w:p>
    <w:p w:rsidR="00751133" w:rsidRDefault="00751133" w:rsidP="00DC4B39">
      <w:pPr>
        <w:pStyle w:val="KeinLeerraum"/>
      </w:pPr>
      <w:r>
        <w:t>Beim ersten Druck auf den Taster wird zufällig eins der beiden Lagerfeuer in der Höhle aktiviert. Dummerweise das im Video nicht sichtbare. Mit dem zweiten Druck auf den Knopf wird eine Beleuchtungsscene mit wenigen gleichzeitig aktiven LEDs aktiviert. Der dritte Tastendruck aktiviert eine hellere Illumination. Die Blinksequenz des Tasters ist unterschiedlich bei den verschiedenen Modis. Die „Druck Knopf Aktion“ wird nach einiger Zeit oder durch längeres halten des Tasters beendet.</w:t>
      </w:r>
    </w:p>
    <w:p w:rsidR="00751133" w:rsidRDefault="00751133" w:rsidP="00DC4B39">
      <w:pPr>
        <w:pStyle w:val="KeinLeerraum"/>
        <w:rPr>
          <w:noProof/>
        </w:rPr>
      </w:pPr>
      <w:r>
        <w:rPr>
          <w:noProof/>
        </w:rPr>
        <w:t>[vimeo]https://vimeo.com/309065937[/vimeo]</w:t>
      </w:r>
    </w:p>
    <w:p w:rsidR="000D17CC" w:rsidRDefault="000D17CC" w:rsidP="00DC4B39">
      <w:pPr>
        <w:pStyle w:val="KeinLeerraum"/>
      </w:pPr>
    </w:p>
    <w:p w:rsidR="0038220B" w:rsidRDefault="0038220B" w:rsidP="0038220B">
      <w:pPr>
        <w:pStyle w:val="KeinLeerraum"/>
        <w:rPr>
          <w:noProof/>
        </w:rPr>
      </w:pPr>
      <w:r w:rsidRPr="0038220B">
        <w:rPr>
          <w:noProof/>
          <w:sz w:val="14"/>
          <w:szCs w:val="14"/>
        </w:rPr>
        <w:t>[URL=https://www.stummiforum.de/viewtopic.php?f=7&amp;t=165060&amp;sd=a&amp;start=32]</w:t>
      </w:r>
      <w:r w:rsidRPr="0038220B">
        <w:rPr>
          <w:noProof/>
          <w:color w:val="00B0F0"/>
          <w:u w:val="single"/>
        </w:rPr>
        <w:t>Video: Knopfdruck Aktion Windrad (#33)</w:t>
      </w:r>
      <w:r w:rsidRPr="0038220B">
        <w:rPr>
          <w:noProof/>
          <w:color w:val="00B0F0"/>
        </w:rPr>
        <w:t xml:space="preserve"> </w:t>
      </w:r>
      <w:r w:rsidRPr="0038220B">
        <w:rPr>
          <w:noProof/>
          <w:sz w:val="14"/>
          <w:szCs w:val="14"/>
        </w:rPr>
        <w:t>[/URL]</w:t>
      </w:r>
    </w:p>
    <w:p w:rsidR="0038220B" w:rsidRPr="0038220B" w:rsidRDefault="0038220B" w:rsidP="0038220B">
      <w:pPr>
        <w:pStyle w:val="KeinLeerraum"/>
        <w:rPr>
          <w:noProof/>
        </w:rPr>
      </w:pPr>
      <w:r w:rsidRPr="0038220B">
        <w:rPr>
          <w:noProof/>
        </w:rPr>
        <w:t xml:space="preserve">Dieser Film zeigt eine weitere „Knopf Druck Aktion“. Leider ist der Taster nur zur Hälfte sichtbar (Unten rechts im Bild). Beim ersten Druck auf den Schalter beginnt das Licht im Windrad zu blinken. Dabei wird das Blinken echter Windräder nachgebildet. Diese Leuchten zweimal kurz und dann folgt eine kleine Pause (1s An, 0.5s Aus, 1s An, 1.5s Aus) Siehe: </w:t>
      </w:r>
      <w:r w:rsidRPr="0038220B">
        <w:rPr>
          <w:noProof/>
        </w:rPr>
        <w:lastRenderedPageBreak/>
        <w:t>https://www.windparkwaldhausen.de/contentbeitrag-170-84-kennzeichnung_befeuerung_von_windkraftanlagen_.html)</w:t>
      </w:r>
    </w:p>
    <w:p w:rsidR="0038220B" w:rsidRPr="0038220B" w:rsidRDefault="0038220B" w:rsidP="0038220B">
      <w:pPr>
        <w:pStyle w:val="KeinLeerraum"/>
        <w:rPr>
          <w:noProof/>
        </w:rPr>
      </w:pPr>
      <w:r w:rsidRPr="0038220B">
        <w:rPr>
          <w:noProof/>
        </w:rPr>
        <w:t>[vimeo]https://vimeo.com/310209169[/vimeo]</w:t>
      </w:r>
    </w:p>
    <w:p w:rsidR="00BF6C1E" w:rsidRDefault="00BF6C1E" w:rsidP="00BF6C1E">
      <w:pPr>
        <w:pStyle w:val="KeinLeerraum"/>
        <w:rPr>
          <w:noProof/>
        </w:rPr>
      </w:pPr>
    </w:p>
    <w:p w:rsidR="00BF6C1E" w:rsidRPr="00BF6C1E" w:rsidRDefault="00BF6C1E" w:rsidP="00BF6C1E">
      <w:pPr>
        <w:pStyle w:val="KeinLeerraum"/>
        <w:rPr>
          <w:noProof/>
          <w:sz w:val="14"/>
          <w:szCs w:val="14"/>
        </w:rPr>
      </w:pPr>
      <w:r w:rsidRPr="00BF6C1E">
        <w:rPr>
          <w:noProof/>
          <w:sz w:val="14"/>
          <w:szCs w:val="14"/>
        </w:rPr>
        <w:t>[URL=https://www.stummiforum.de/viewtopic.php?f=7&amp;t=165060&amp;sd=a&amp;start=57]</w:t>
      </w:r>
      <w:r w:rsidRPr="00BF6C1E">
        <w:rPr>
          <w:noProof/>
          <w:color w:val="00B0F0"/>
          <w:u w:val="single"/>
        </w:rPr>
        <w:t>Video: Brennendes Haus Feuerwehr und Rauch(#58)</w:t>
      </w:r>
      <w:r>
        <w:rPr>
          <w:noProof/>
        </w:rPr>
        <w:t xml:space="preserve"> </w:t>
      </w:r>
      <w:r w:rsidRPr="00BF6C1E">
        <w:rPr>
          <w:noProof/>
          <w:sz w:val="14"/>
          <w:szCs w:val="14"/>
        </w:rPr>
        <w:t>[/URL]</w:t>
      </w:r>
    </w:p>
    <w:p w:rsidR="00BF6C1E" w:rsidRDefault="00BF6C1E" w:rsidP="00BF6C1E">
      <w:pPr>
        <w:pStyle w:val="KeinLeerraum"/>
        <w:rPr>
          <w:noProof/>
        </w:rPr>
      </w:pPr>
      <w:r>
        <w:rPr>
          <w:noProof/>
        </w:rPr>
        <w:t xml:space="preserve">Mit der MobaLedLib kann man auch Feuer simulieren. Bei einem Lagerfeuer wird eine RGB LED verwendet. Für ein größeres Feuer wie in dem Video hier werden mehrere Leuchtdioden von der Bibliothek angesteuert. Zum Glück habe ich noch nie erleben müssen wie ein echtes Haus brennt. Ich hoffe, dass die Simulation des Programms so ähnlich aussieht wie in der Realität. </w:t>
      </w:r>
    </w:p>
    <w:p w:rsidR="00BF6C1E" w:rsidRDefault="00BF6C1E" w:rsidP="00BF6C1E">
      <w:pPr>
        <w:pStyle w:val="KeinLeerraum"/>
        <w:rPr>
          <w:noProof/>
        </w:rPr>
      </w:pPr>
      <w:r>
        <w:rPr>
          <w:noProof/>
        </w:rPr>
        <w:t>[vimeo]https://vimeo.com/311006857[/vimeo]</w:t>
      </w:r>
    </w:p>
    <w:p w:rsidR="00BF6C1E" w:rsidRDefault="00BF6C1E" w:rsidP="00BF6C1E">
      <w:pPr>
        <w:pStyle w:val="KeinLeerraum"/>
        <w:rPr>
          <w:noProof/>
        </w:rPr>
      </w:pPr>
      <w:r>
        <w:rPr>
          <w:noProof/>
        </w:rPr>
        <w:t xml:space="preserve">Haus und Feuerwehrfahrzeug soll auf unserer Anlage als weitere „Knopfdruck“ Aktion installiert werden. </w:t>
      </w:r>
    </w:p>
    <w:p w:rsidR="00CE0D56" w:rsidRDefault="00BF6C1E" w:rsidP="00BF6C1E">
      <w:pPr>
        <w:pStyle w:val="KeinLeerraum"/>
        <w:rPr>
          <w:noProof/>
        </w:rPr>
      </w:pPr>
      <w:r>
        <w:rPr>
          <w:noProof/>
        </w:rPr>
        <w:t>Mit dem ersten Druck auf den Taster wird das Feuer „entzündet“. Der zweite Knopfdruck aktiviert den Rauchgenerator. Und mit dem dritten Druck auf den Taster kommt die Feuerwehr. Weil Kinder gerade an den Geräuschen Spaß haben kann man mit jedem weiteren Tastendruck eine andere MP3 Datei abrufen.</w:t>
      </w:r>
    </w:p>
    <w:p w:rsidR="00CE0D56" w:rsidRDefault="00CE0D56" w:rsidP="00BF6C1E">
      <w:pPr>
        <w:pStyle w:val="KeinLeerraum"/>
        <w:rPr>
          <w:noProof/>
        </w:rPr>
      </w:pPr>
    </w:p>
    <w:p w:rsidR="00CE0D56" w:rsidRPr="00CE0D56" w:rsidRDefault="00CE0D56" w:rsidP="00CE0D56">
      <w:pPr>
        <w:pStyle w:val="KeinLeerraum"/>
        <w:rPr>
          <w:noProof/>
          <w:sz w:val="14"/>
          <w:szCs w:val="14"/>
        </w:rPr>
      </w:pPr>
      <w:r w:rsidRPr="00BF6C1E">
        <w:rPr>
          <w:noProof/>
          <w:sz w:val="14"/>
          <w:szCs w:val="14"/>
        </w:rPr>
        <w:t>[URL=https://www.stummiforum.de/viewtopic.php?f=7&amp;t=165060&amp;sd=a&amp;start=97]</w:t>
      </w:r>
      <w:r w:rsidRPr="00CE0D56">
        <w:rPr>
          <w:b/>
          <w:bCs/>
          <w:noProof/>
          <w:color w:val="00B0F0"/>
        </w:rPr>
        <w:t>DCC Einlesen funktioniert mit Video: Signale steuern (#98)</w:t>
      </w:r>
      <w:r w:rsidRPr="00CE0D56">
        <w:rPr>
          <w:noProof/>
          <w:color w:val="00B0F0"/>
        </w:rPr>
        <w:t xml:space="preserve"> </w:t>
      </w:r>
      <w:r w:rsidRPr="00CE0D56">
        <w:rPr>
          <w:noProof/>
          <w:sz w:val="14"/>
          <w:szCs w:val="14"/>
        </w:rPr>
        <w:t>[/URL]</w:t>
      </w:r>
    </w:p>
    <w:p w:rsidR="00524214" w:rsidRDefault="00524214" w:rsidP="00524214">
      <w:pPr>
        <w:pStyle w:val="KeinLeerraum"/>
        <w:rPr>
          <w:noProof/>
        </w:rPr>
      </w:pPr>
      <w:r>
        <w:rPr>
          <w:noProof/>
        </w:rPr>
        <w:t>[vimeo]https://vimeo.com/311996452[/vimeo]</w:t>
      </w:r>
    </w:p>
    <w:p w:rsidR="00686CD0" w:rsidRDefault="00524214" w:rsidP="00524214">
      <w:pPr>
        <w:pStyle w:val="KeinLeerraum"/>
        <w:rPr>
          <w:noProof/>
        </w:rPr>
      </w:pPr>
      <w:r>
        <w:rPr>
          <w:noProof/>
        </w:rPr>
        <w:t xml:space="preserve">In dem Video sieht man, dass ich zwei Arduinos über eine drei Adrige Leitung miteinander verbunden habe (Tx, GND und eine „Send_Enable“ Leitung). Auf dem linken DCC-Arduino läuft ein kleines Programm welches die DCC Daten mit der „NmraDCC“ Bibliothek einliest und über die serielle Schnittstelle an den rechten LED-Arduino schickt. Dieser liest die Daten ein und steuert damit die Signale. </w:t>
      </w:r>
    </w:p>
    <w:p w:rsidR="00686CD0" w:rsidRDefault="00686CD0" w:rsidP="00524214">
      <w:pPr>
        <w:pStyle w:val="KeinLeerraum"/>
        <w:rPr>
          <w:noProof/>
        </w:rPr>
      </w:pPr>
    </w:p>
    <w:p w:rsidR="00686CD0" w:rsidRPr="00686CD0" w:rsidRDefault="00686CD0" w:rsidP="00686CD0">
      <w:pPr>
        <w:pStyle w:val="KeinLeerraum"/>
        <w:rPr>
          <w:noProof/>
          <w:sz w:val="14"/>
          <w:szCs w:val="14"/>
        </w:rPr>
      </w:pPr>
      <w:r w:rsidRPr="00CE0D56">
        <w:rPr>
          <w:noProof/>
          <w:sz w:val="14"/>
          <w:szCs w:val="14"/>
        </w:rPr>
        <w:t>[URL=https://www.stummiforum.de/viewtopic.php?f=7&amp;t=165060&amp;sd=a&amp;start=112]</w:t>
      </w:r>
      <w:r w:rsidRPr="00686CD0">
        <w:rPr>
          <w:noProof/>
          <w:color w:val="00B0F0"/>
          <w:u w:val="single"/>
        </w:rPr>
        <w:t>Video: Kaputte LED und Feuer Simulation (#113)</w:t>
      </w:r>
      <w:r>
        <w:rPr>
          <w:noProof/>
        </w:rPr>
        <w:t xml:space="preserve"> </w:t>
      </w:r>
      <w:r w:rsidRPr="00686CD0">
        <w:rPr>
          <w:noProof/>
          <w:sz w:val="14"/>
          <w:szCs w:val="14"/>
        </w:rPr>
        <w:t>[/URL]</w:t>
      </w:r>
    </w:p>
    <w:p w:rsidR="00686CD0" w:rsidRDefault="00686CD0" w:rsidP="00686CD0">
      <w:pPr>
        <w:pStyle w:val="KeinLeerraum"/>
        <w:rPr>
          <w:noProof/>
        </w:rPr>
      </w:pPr>
      <w:r>
        <w:rPr>
          <w:noProof/>
        </w:rPr>
        <w:t>Die RGB LEDs sind extrem günstig (8 Cent pro Stück) Bei diesem Preis kann es passieren, dass die Qualität auf der Strecke bleibt. Bei einer Charge ist mir das passiert. Nur eine schlechte LED kann so einen Effeckt erzeugen:</w:t>
      </w:r>
    </w:p>
    <w:p w:rsidR="00686CD0" w:rsidRDefault="00686CD0" w:rsidP="00686CD0">
      <w:pPr>
        <w:pStyle w:val="KeinLeerraum"/>
        <w:rPr>
          <w:noProof/>
        </w:rPr>
      </w:pPr>
      <w:r>
        <w:rPr>
          <w:noProof/>
        </w:rPr>
        <w:t xml:space="preserve"> [vimeo]</w:t>
      </w:r>
      <w:hyperlink r:id="rId36" w:history="1">
        <w:r w:rsidRPr="00037732">
          <w:rPr>
            <w:rStyle w:val="Hyperlink"/>
            <w:noProof/>
          </w:rPr>
          <w:t>https://vimeo.com/312426949[/vimeo</w:t>
        </w:r>
      </w:hyperlink>
      <w:r>
        <w:rPr>
          <w:noProof/>
        </w:rPr>
        <w:t>]</w:t>
      </w:r>
    </w:p>
    <w:p w:rsidR="00686CD0" w:rsidRDefault="00686CD0" w:rsidP="00686CD0">
      <w:pPr>
        <w:pStyle w:val="KeinLeerraum"/>
        <w:rPr>
          <w:noProof/>
        </w:rPr>
      </w:pPr>
      <w:r>
        <w:rPr>
          <w:noProof/>
        </w:rPr>
        <w:t xml:space="preserve">Das liegt </w:t>
      </w:r>
      <w:r w:rsidR="00B1545D">
        <w:rPr>
          <w:noProof/>
        </w:rPr>
        <w:t>daran, das der Ausgang einer LED mit dem Eingang der nächsten verbunden ist. Wenn eine LED spinnt, dann spinnen alle folgenden ;-(</w:t>
      </w:r>
    </w:p>
    <w:p w:rsidR="00B1545D" w:rsidRDefault="00B1545D" w:rsidP="00686CD0">
      <w:pPr>
        <w:pStyle w:val="KeinLeerraum"/>
        <w:rPr>
          <w:noProof/>
        </w:rPr>
      </w:pPr>
    </w:p>
    <w:p w:rsidR="00686CD0" w:rsidRDefault="00B1545D" w:rsidP="00686CD0">
      <w:pPr>
        <w:pStyle w:val="KeinLeerraum"/>
        <w:rPr>
          <w:noProof/>
        </w:rPr>
      </w:pPr>
      <w:r>
        <w:rPr>
          <w:noProof/>
        </w:rPr>
        <w:t xml:space="preserve">Hier der Versuch ein Feuer mit den RGB LEDs zu simulieren. </w:t>
      </w:r>
      <w:r w:rsidR="00686CD0">
        <w:rPr>
          <w:noProof/>
        </w:rPr>
        <w:t>Erst wenn man viele LEDs verwendet und diese nicht direkt sieht (Blatt Papier), dann wirkt es ein bisschen wie ein Feuer. Es ist aber noch sehr verbesserungsfähig.</w:t>
      </w:r>
    </w:p>
    <w:p w:rsidR="00686CD0" w:rsidRDefault="00686CD0" w:rsidP="00686CD0">
      <w:pPr>
        <w:pStyle w:val="KeinLeerraum"/>
        <w:rPr>
          <w:noProof/>
        </w:rPr>
      </w:pPr>
      <w:r>
        <w:rPr>
          <w:noProof/>
        </w:rPr>
        <w:t xml:space="preserve">[vimeo]https://vimeo.com/312429225[/vimeo]Im Video stimmen die Farben nicht und es ist außerdem überstrahlt. </w:t>
      </w:r>
    </w:p>
    <w:p w:rsidR="00B1545D" w:rsidRDefault="00B1545D" w:rsidP="00686CD0">
      <w:pPr>
        <w:pStyle w:val="KeinLeerraum"/>
        <w:rPr>
          <w:noProof/>
        </w:rPr>
      </w:pPr>
    </w:p>
    <w:p w:rsidR="00122F2D" w:rsidRPr="00122F2D" w:rsidRDefault="00122F2D" w:rsidP="00122F2D">
      <w:pPr>
        <w:pStyle w:val="KeinLeerraum"/>
        <w:rPr>
          <w:noProof/>
          <w:sz w:val="14"/>
          <w:szCs w:val="14"/>
        </w:rPr>
      </w:pPr>
      <w:r w:rsidRPr="00122F2D">
        <w:rPr>
          <w:noProof/>
          <w:sz w:val="14"/>
          <w:szCs w:val="14"/>
        </w:rPr>
        <w:t>[URL=https://www.stummiforum.de/viewtopic.php?f=7&amp;t=165060&amp;sd=a&amp;start=140]</w:t>
      </w:r>
      <w:r w:rsidRPr="00122F2D">
        <w:rPr>
          <w:noProof/>
          <w:color w:val="00B0F0"/>
          <w:u w:val="single"/>
        </w:rPr>
        <w:t>Unterstützung für zweites Sound Modul (JQ6500) fertiggestellt mit Video (#141)</w:t>
      </w:r>
      <w:r>
        <w:rPr>
          <w:noProof/>
        </w:rPr>
        <w:t xml:space="preserve"> </w:t>
      </w:r>
      <w:r w:rsidRPr="00122F2D">
        <w:rPr>
          <w:noProof/>
          <w:sz w:val="14"/>
          <w:szCs w:val="14"/>
        </w:rPr>
        <w:t>[/URL]</w:t>
      </w:r>
    </w:p>
    <w:p w:rsidR="00122F2D" w:rsidRDefault="00122F2D" w:rsidP="00122F2D">
      <w:pPr>
        <w:pStyle w:val="KeinLeerraum"/>
        <w:rPr>
          <w:noProof/>
        </w:rPr>
      </w:pPr>
      <w:r>
        <w:rPr>
          <w:noProof/>
        </w:rPr>
        <w:t>Das Video zeigt das Abrufen bestimmter Sounds über die Adressen 1-3. Danach wird mit Adresse 4 „Rot“ der vorangegangene Sound abgespielt und mit „Grün“ der nächste Sound. Die Adresse 5 „Rot“ schaltet zwischen den Sounds 1-3 um und „Grün“ ruft eine zufällige Sound Datei ab. Nicht gezeigt hab ich das verändern der Lautsterke welches über Adresse 6 gemacht wird.</w:t>
      </w:r>
    </w:p>
    <w:p w:rsidR="00122F2D" w:rsidRDefault="00122F2D" w:rsidP="00122F2D">
      <w:pPr>
        <w:pStyle w:val="KeinLeerraum"/>
        <w:rPr>
          <w:noProof/>
        </w:rPr>
      </w:pPr>
      <w:r>
        <w:rPr>
          <w:noProof/>
        </w:rPr>
        <w:t>Gegen Ende sieht man, das die eine Taster meiner MS2 nicht immer reagiert ;-( [vimeo]https://vimeo.com/318053848[/vimeo]</w:t>
      </w:r>
    </w:p>
    <w:p w:rsidR="00122F2D" w:rsidRDefault="00122F2D" w:rsidP="00122F2D">
      <w:pPr>
        <w:pStyle w:val="KeinLeerraum"/>
        <w:rPr>
          <w:noProof/>
        </w:rPr>
      </w:pPr>
    </w:p>
    <w:p w:rsidR="00CC6D27" w:rsidRPr="00CC6D27" w:rsidRDefault="00CC6D27" w:rsidP="00CC6D27">
      <w:pPr>
        <w:pStyle w:val="KeinLeerraum"/>
        <w:rPr>
          <w:noProof/>
          <w:sz w:val="14"/>
          <w:szCs w:val="14"/>
        </w:rPr>
      </w:pPr>
      <w:r w:rsidRPr="00122F2D">
        <w:rPr>
          <w:noProof/>
          <w:sz w:val="14"/>
          <w:szCs w:val="14"/>
        </w:rPr>
        <w:t>[URL=https://www.stummiforum.de/viewtopic.php?f=7&amp;t=165060&amp;sd=a&amp;start=222]</w:t>
      </w:r>
      <w:r w:rsidRPr="00122F2D">
        <w:rPr>
          <w:noProof/>
          <w:color w:val="00B0F0"/>
          <w:u w:val="single"/>
        </w:rPr>
        <w:t>Video</w:t>
      </w:r>
      <w:r w:rsidR="00982526">
        <w:rPr>
          <w:noProof/>
          <w:color w:val="00B0F0"/>
          <w:u w:val="single"/>
        </w:rPr>
        <w:t xml:space="preserve">: „belebter“ N-Bahnhof </w:t>
      </w:r>
      <w:r w:rsidRPr="00122F2D">
        <w:rPr>
          <w:noProof/>
          <w:color w:val="00B0F0"/>
          <w:u w:val="single"/>
        </w:rPr>
        <w:t xml:space="preserve"> </w:t>
      </w:r>
      <w:r w:rsidR="00982526">
        <w:rPr>
          <w:noProof/>
          <w:color w:val="00B0F0"/>
          <w:u w:val="single"/>
        </w:rPr>
        <w:t xml:space="preserve">mit </w:t>
      </w:r>
      <w:r w:rsidR="00AF13AE">
        <w:rPr>
          <w:noProof/>
          <w:color w:val="00B0F0"/>
          <w:u w:val="single"/>
        </w:rPr>
        <w:t xml:space="preserve">RGB LEDs </w:t>
      </w:r>
      <w:r w:rsidRPr="00122F2D">
        <w:rPr>
          <w:noProof/>
          <w:color w:val="00B0F0"/>
          <w:u w:val="single"/>
        </w:rPr>
        <w:t>von Rolf (#223)</w:t>
      </w:r>
      <w:r>
        <w:rPr>
          <w:noProof/>
        </w:rPr>
        <w:t xml:space="preserve"> </w:t>
      </w:r>
      <w:r w:rsidRPr="00CC6D27">
        <w:rPr>
          <w:noProof/>
          <w:sz w:val="14"/>
          <w:szCs w:val="14"/>
        </w:rPr>
        <w:t>[/URL]</w:t>
      </w:r>
    </w:p>
    <w:p w:rsidR="00122F2D" w:rsidRDefault="00AF13AE" w:rsidP="00122F2D">
      <w:pPr>
        <w:pStyle w:val="KeinLeerraum"/>
        <w:rPr>
          <w:noProof/>
        </w:rPr>
      </w:pPr>
      <w:r>
        <w:rPr>
          <w:noProof/>
        </w:rPr>
        <w:lastRenderedPageBreak/>
        <w:t xml:space="preserve">In diesem Video zeigt Rolf </w:t>
      </w:r>
      <w:r w:rsidR="00982526">
        <w:rPr>
          <w:noProof/>
        </w:rPr>
        <w:t xml:space="preserve">einen Bahnhof der mit RGB </w:t>
      </w:r>
      <w:r>
        <w:rPr>
          <w:noProof/>
        </w:rPr>
        <w:t xml:space="preserve">LEDs </w:t>
      </w:r>
      <w:r w:rsidR="00982526">
        <w:rPr>
          <w:noProof/>
        </w:rPr>
        <w:t>beleuchtet ist. In dem Bahnhof wird offensichtlich gerade ein Fussballspiel übertragen.</w:t>
      </w:r>
    </w:p>
    <w:p w:rsidR="00AF13AE" w:rsidRDefault="00AF13AE" w:rsidP="00122F2D">
      <w:pPr>
        <w:pStyle w:val="KeinLeerraum"/>
        <w:rPr>
          <w:noProof/>
        </w:rPr>
      </w:pPr>
      <w:r w:rsidRPr="00AF13AE">
        <w:rPr>
          <w:noProof/>
        </w:rPr>
        <w:t>[vimeo]</w:t>
      </w:r>
      <w:hyperlink r:id="rId37" w:history="1">
        <w:r w:rsidRPr="00037732">
          <w:rPr>
            <w:rStyle w:val="Hyperlink"/>
            <w:noProof/>
          </w:rPr>
          <w:t>https://vimeo.com/326222984[/vimeo</w:t>
        </w:r>
      </w:hyperlink>
      <w:r w:rsidRPr="00AF13AE">
        <w:rPr>
          <w:noProof/>
        </w:rPr>
        <w:t>]</w:t>
      </w:r>
    </w:p>
    <w:p w:rsidR="00AF13AE" w:rsidRDefault="00AF13AE" w:rsidP="00122F2D">
      <w:pPr>
        <w:pStyle w:val="KeinLeerraum"/>
        <w:rPr>
          <w:noProof/>
        </w:rPr>
      </w:pPr>
    </w:p>
    <w:p w:rsidR="00AF13AE" w:rsidRPr="00AF13AE" w:rsidRDefault="00AF13AE" w:rsidP="00AF13AE">
      <w:pPr>
        <w:pStyle w:val="KeinLeerraum"/>
        <w:rPr>
          <w:noProof/>
          <w:sz w:val="14"/>
          <w:szCs w:val="14"/>
        </w:rPr>
      </w:pPr>
      <w:r w:rsidRPr="00CC6D27">
        <w:rPr>
          <w:noProof/>
          <w:sz w:val="14"/>
          <w:szCs w:val="14"/>
        </w:rPr>
        <w:t>[URL=https://www.stummiforum.de/viewtopic.php?f=7&amp;t=165060&amp;sd=a&amp;start=223]</w:t>
      </w:r>
      <w:r w:rsidRPr="00AF13AE">
        <w:rPr>
          <w:noProof/>
          <w:color w:val="00B0F0"/>
          <w:u w:val="single"/>
        </w:rPr>
        <w:t>Video: Illumination einer Burg als Knopfdruckaktion (#224)</w:t>
      </w:r>
      <w:r>
        <w:rPr>
          <w:noProof/>
        </w:rPr>
        <w:t xml:space="preserve"> </w:t>
      </w:r>
      <w:r w:rsidRPr="00AF13AE">
        <w:rPr>
          <w:noProof/>
          <w:sz w:val="14"/>
          <w:szCs w:val="14"/>
        </w:rPr>
        <w:t>[/URL]</w:t>
      </w:r>
    </w:p>
    <w:p w:rsidR="00FC3F07" w:rsidRDefault="00FC3F07" w:rsidP="00FC3F07">
      <w:pPr>
        <w:pStyle w:val="KeinLeerraum"/>
        <w:rPr>
          <w:noProof/>
        </w:rPr>
      </w:pPr>
      <w:r>
        <w:rPr>
          <w:noProof/>
        </w:rPr>
        <w:t xml:space="preserve">Video einer Burg welche mit 6 RBG LEDs angestrahlt wird welche über einen Taster eingeschaltet werden. Es ist eine weitere „Push-Button“ Aktion auf unserer Anlage. </w:t>
      </w:r>
    </w:p>
    <w:p w:rsidR="00FC3F07" w:rsidRDefault="00FC3F07" w:rsidP="00FC3F07">
      <w:pPr>
        <w:pStyle w:val="KeinLeerraum"/>
        <w:rPr>
          <w:noProof/>
        </w:rPr>
      </w:pPr>
    </w:p>
    <w:p w:rsidR="00FC3F07" w:rsidRDefault="00FC3F07" w:rsidP="00FC3F07">
      <w:pPr>
        <w:pStyle w:val="KeinLeerraum"/>
        <w:rPr>
          <w:noProof/>
        </w:rPr>
      </w:pPr>
      <w:r>
        <w:rPr>
          <w:noProof/>
        </w:rPr>
        <w:t xml:space="preserve">Beim ersten Druck auf den Taster gehen die Scheinwerfer langsam nacheinander an. Wenn man den Taster ein zweites Mal betätigt wird die farbige Illumination gestartet. Hier werden die Farben der Strahler langsam verändert. Das ergibt ein sehr schönes Farbenspiel (In Natura würde ich das kitschig finden, aber auf der Anlage gefällt es mir). </w:t>
      </w:r>
    </w:p>
    <w:p w:rsidR="00FC3F07" w:rsidRDefault="00FC3F07" w:rsidP="00FC3F07">
      <w:pPr>
        <w:pStyle w:val="KeinLeerraum"/>
        <w:rPr>
          <w:noProof/>
        </w:rPr>
      </w:pPr>
    </w:p>
    <w:p w:rsidR="00FC3F07" w:rsidRDefault="00FC3F07" w:rsidP="00FC3F07">
      <w:pPr>
        <w:pStyle w:val="KeinLeerraum"/>
        <w:rPr>
          <w:noProof/>
        </w:rPr>
      </w:pPr>
      <w:r>
        <w:rPr>
          <w:noProof/>
        </w:rPr>
        <w:t xml:space="preserve">Zum betrachten das Videos braucht ihr etwas Geduld weil sich die Farben sehr langsam (Kaum merklich) verändern. </w:t>
      </w:r>
    </w:p>
    <w:p w:rsidR="00FC3F07" w:rsidRDefault="00FC3F07" w:rsidP="00FC3F07">
      <w:pPr>
        <w:pStyle w:val="KeinLeerraum"/>
        <w:rPr>
          <w:noProof/>
        </w:rPr>
      </w:pPr>
      <w:r>
        <w:rPr>
          <w:noProof/>
        </w:rPr>
        <w:t>[vimeo]https://vimeo.com/326218227[/vimeo]</w:t>
      </w:r>
    </w:p>
    <w:p w:rsidR="00FC3F07" w:rsidRDefault="00FC3F07" w:rsidP="00FC3F07">
      <w:pPr>
        <w:pStyle w:val="KeinLeerraum"/>
        <w:rPr>
          <w:noProof/>
        </w:rPr>
      </w:pPr>
    </w:p>
    <w:p w:rsidR="00FC3F07" w:rsidRDefault="00FC3F07" w:rsidP="00FC3F07">
      <w:pPr>
        <w:pStyle w:val="KeinLeerraum"/>
        <w:rPr>
          <w:noProof/>
        </w:rPr>
      </w:pPr>
      <w:r>
        <w:rPr>
          <w:noProof/>
        </w:rPr>
        <w:t>Das zweite Video zeigt mal schon wieder Probleme mit einer LED. Nach kurzer Betriebszeit mit voller Leistung beginnt die fehlerhafte LED zu flackern. Das wirkt sich auch auf die folgende LED (Links im Bild) aus. Wenn man die defekte LED mit etwas Kältespray kühlt, dann funktioniert sie wieder eine Zeit lang.</w:t>
      </w:r>
    </w:p>
    <w:p w:rsidR="00FC3F07" w:rsidRDefault="00FC3F07" w:rsidP="00FC3F07">
      <w:pPr>
        <w:pStyle w:val="KeinLeerraum"/>
        <w:rPr>
          <w:noProof/>
        </w:rPr>
      </w:pPr>
      <w:r>
        <w:rPr>
          <w:noProof/>
        </w:rPr>
        <w:t>[vimeo]https://vimeo.com/326220670[/vimeo]</w:t>
      </w:r>
    </w:p>
    <w:p w:rsidR="00AF13AE" w:rsidRDefault="00AF13AE" w:rsidP="00122F2D">
      <w:pPr>
        <w:pStyle w:val="KeinLeerraum"/>
        <w:rPr>
          <w:noProof/>
        </w:rPr>
      </w:pPr>
    </w:p>
    <w:p w:rsidR="00ED76AB" w:rsidRPr="00ED76AB" w:rsidRDefault="00ED76AB" w:rsidP="00ED76AB">
      <w:pPr>
        <w:pStyle w:val="KeinLeerraum"/>
        <w:rPr>
          <w:noProof/>
          <w:sz w:val="14"/>
          <w:szCs w:val="14"/>
        </w:rPr>
      </w:pPr>
      <w:r w:rsidRPr="00ED76AB">
        <w:rPr>
          <w:noProof/>
          <w:sz w:val="14"/>
          <w:szCs w:val="14"/>
        </w:rPr>
        <w:t>[URL=https://www.stummiforum.de/viewtopic.php?f=7&amp;t=165060&amp;sd=a&amp;start=230]</w:t>
      </w:r>
      <w:r w:rsidRPr="00ED76AB">
        <w:rPr>
          <w:noProof/>
          <w:color w:val="00B0F0"/>
          <w:u w:val="single"/>
        </w:rPr>
        <w:t>Video: Einbau der LEDs in Spur N Haus von Rolf (#231)</w:t>
      </w:r>
      <w:r>
        <w:rPr>
          <w:noProof/>
        </w:rPr>
        <w:t xml:space="preserve"> </w:t>
      </w:r>
      <w:r w:rsidRPr="00ED76AB">
        <w:rPr>
          <w:noProof/>
          <w:sz w:val="14"/>
          <w:szCs w:val="14"/>
        </w:rPr>
        <w:t>[/URL]</w:t>
      </w:r>
    </w:p>
    <w:p w:rsidR="00ED76AB" w:rsidRDefault="00ED76AB" w:rsidP="00ED76AB">
      <w:pPr>
        <w:pStyle w:val="KeinLeerraum"/>
        <w:rPr>
          <w:noProof/>
        </w:rPr>
      </w:pPr>
      <w:r>
        <w:rPr>
          <w:noProof/>
        </w:rPr>
        <w:t xml:space="preserve">In dem Video zeigt Rolf wie einfach der Umgang mit der Hardware für die Bibliothek ist, und dass man sehr einfach Häuser mit den WS2812 LEDs ausrüsten kann. </w:t>
      </w:r>
    </w:p>
    <w:p w:rsidR="00ED76AB" w:rsidRDefault="00ED76AB" w:rsidP="00ED76AB">
      <w:pPr>
        <w:pStyle w:val="KeinLeerraum"/>
        <w:rPr>
          <w:noProof/>
        </w:rPr>
      </w:pPr>
      <w:r>
        <w:rPr>
          <w:noProof/>
        </w:rPr>
        <w:t>[vimeo]https://vimeo.com/328406092[/vimeo]</w:t>
      </w:r>
    </w:p>
    <w:p w:rsidR="00B1545D" w:rsidRDefault="00B1545D" w:rsidP="00686CD0">
      <w:pPr>
        <w:pStyle w:val="KeinLeerraum"/>
        <w:rPr>
          <w:noProof/>
        </w:rPr>
      </w:pPr>
    </w:p>
    <w:p w:rsidR="00C948F3" w:rsidRPr="00C948F3" w:rsidRDefault="00C948F3" w:rsidP="00C948F3">
      <w:pPr>
        <w:pStyle w:val="KeinLeerraum"/>
        <w:rPr>
          <w:noProof/>
          <w:sz w:val="14"/>
          <w:szCs w:val="14"/>
        </w:rPr>
      </w:pPr>
      <w:r w:rsidRPr="00C948F3">
        <w:rPr>
          <w:noProof/>
          <w:sz w:val="14"/>
          <w:szCs w:val="14"/>
        </w:rPr>
        <w:t>[URL=https://www.stummiforum.de/viewtopic.php?f=7&amp;t=165060&amp;sd=a&amp;start=237]</w:t>
      </w:r>
      <w:r w:rsidRPr="00C948F3">
        <w:rPr>
          <w:noProof/>
          <w:color w:val="00B0F0"/>
          <w:u w:val="single"/>
        </w:rPr>
        <w:t>Video: Einbau weiterer LEDs mit selbstklebenden Kupferstreifen von Rolf (#238)</w:t>
      </w:r>
      <w:r>
        <w:rPr>
          <w:noProof/>
        </w:rPr>
        <w:t xml:space="preserve"> </w:t>
      </w:r>
      <w:r w:rsidRPr="00C948F3">
        <w:rPr>
          <w:noProof/>
          <w:sz w:val="14"/>
          <w:szCs w:val="14"/>
        </w:rPr>
        <w:t>[/URL]</w:t>
      </w:r>
    </w:p>
    <w:p w:rsidR="00C948F3" w:rsidRPr="00C948F3" w:rsidRDefault="00C948F3" w:rsidP="00C948F3">
      <w:pPr>
        <w:pStyle w:val="KeinLeerraum"/>
      </w:pPr>
      <w:r w:rsidRPr="00C948F3">
        <w:t>Hier zeigt Rolf den Anschluss der RGB LEDs über selbstklebende Kupferstreifen:</w:t>
      </w:r>
    </w:p>
    <w:p w:rsidR="00C948F3" w:rsidRDefault="00C948F3" w:rsidP="00C948F3">
      <w:pPr>
        <w:pStyle w:val="KeinLeerraum"/>
        <w:rPr>
          <w:noProof/>
        </w:rPr>
      </w:pPr>
      <w:r w:rsidRPr="00C948F3">
        <w:rPr>
          <w:noProof/>
        </w:rPr>
        <w:t>[vimeo]</w:t>
      </w:r>
      <w:hyperlink r:id="rId38" w:history="1">
        <w:r w:rsidRPr="00037732">
          <w:rPr>
            <w:rStyle w:val="Hyperlink"/>
            <w:noProof/>
          </w:rPr>
          <w:t>https://vimeo.com/328620364[/vimeo</w:t>
        </w:r>
      </w:hyperlink>
      <w:r w:rsidRPr="00C948F3">
        <w:rPr>
          <w:noProof/>
        </w:rPr>
        <w:t>]</w:t>
      </w:r>
    </w:p>
    <w:p w:rsidR="00C948F3" w:rsidRDefault="00C948F3" w:rsidP="00C948F3">
      <w:pPr>
        <w:pStyle w:val="KeinLeerraum"/>
      </w:pPr>
    </w:p>
    <w:p w:rsidR="003F2EFA" w:rsidRPr="003F2EFA" w:rsidRDefault="003F2EFA" w:rsidP="003F2EFA">
      <w:pPr>
        <w:pStyle w:val="KeinLeerraum"/>
        <w:rPr>
          <w:noProof/>
          <w:sz w:val="14"/>
          <w:szCs w:val="14"/>
        </w:rPr>
      </w:pPr>
      <w:r w:rsidRPr="003F2EFA">
        <w:rPr>
          <w:noProof/>
          <w:sz w:val="14"/>
          <w:szCs w:val="14"/>
        </w:rPr>
        <w:t>[URL=https://www.stummiforum.de/viewtopic.php?f=7&amp;t=165060&amp;sd=a&amp;start=342]</w:t>
      </w:r>
      <w:r w:rsidRPr="003F2EFA">
        <w:rPr>
          <w:noProof/>
          <w:color w:val="00B0F0"/>
          <w:u w:val="single"/>
        </w:rPr>
        <w:t>Videos: Gefahr durch Strom und Netzteile (#343)</w:t>
      </w:r>
      <w:r w:rsidRPr="003F2EFA">
        <w:rPr>
          <w:noProof/>
          <w:sz w:val="14"/>
          <w:szCs w:val="14"/>
        </w:rPr>
        <w:t xml:space="preserve"> [/URL]</w:t>
      </w:r>
    </w:p>
    <w:p w:rsidR="003F2EFA" w:rsidRDefault="003F2EFA" w:rsidP="003F2EFA">
      <w:pPr>
        <w:pStyle w:val="KeinLeerraum"/>
      </w:pPr>
      <w:r>
        <w:t xml:space="preserve">Zwei Videos die zeigen das der Umgang mit „Strom“ gefährlich sein kann. Bitte nicht nachmachen! </w:t>
      </w:r>
    </w:p>
    <w:p w:rsidR="003F2EFA" w:rsidRDefault="003F2EFA" w:rsidP="003F2EFA">
      <w:pPr>
        <w:pStyle w:val="KeinLeerraum"/>
      </w:pPr>
      <w:r>
        <w:t xml:space="preserve">Im Artikel (Link in Überschrift) wird näher darauf eingegangen. </w:t>
      </w:r>
    </w:p>
    <w:p w:rsidR="003F2EFA" w:rsidRDefault="003F2EFA" w:rsidP="003F2EFA">
      <w:pPr>
        <w:pStyle w:val="KeinLeerraum"/>
        <w:rPr>
          <w:noProof/>
        </w:rPr>
      </w:pPr>
      <w:r>
        <w:rPr>
          <w:noProof/>
        </w:rPr>
        <w:t>[vimeo]https://vimeo.com/342097167[/vimeo]</w:t>
      </w:r>
    </w:p>
    <w:p w:rsidR="003F2EFA" w:rsidRDefault="003F2EFA" w:rsidP="003F2EFA">
      <w:pPr>
        <w:pStyle w:val="KeinLeerraum"/>
        <w:rPr>
          <w:noProof/>
        </w:rPr>
      </w:pPr>
      <w:r>
        <w:rPr>
          <w:noProof/>
        </w:rPr>
        <w:t>[vimeo]https://vimeo.com/342099743[/vimeo]</w:t>
      </w:r>
    </w:p>
    <w:p w:rsidR="003F2EFA" w:rsidRDefault="003F2EFA" w:rsidP="00686CD0">
      <w:pPr>
        <w:pStyle w:val="KeinLeerraum"/>
        <w:rPr>
          <w:noProof/>
        </w:rPr>
      </w:pPr>
    </w:p>
    <w:p w:rsidR="003F2EFA" w:rsidRDefault="0036034A" w:rsidP="00686CD0">
      <w:pPr>
        <w:pStyle w:val="KeinLeerraum"/>
        <w:rPr>
          <w:noProof/>
          <w:sz w:val="14"/>
          <w:szCs w:val="14"/>
        </w:rPr>
      </w:pPr>
      <w:r w:rsidRPr="0036034A">
        <w:rPr>
          <w:noProof/>
          <w:sz w:val="14"/>
          <w:szCs w:val="14"/>
        </w:rPr>
        <w:t>[URL=https://www.stummiforum.de/viewtopic.php?f=7&amp;t=165060&amp;sd=a&amp;start=447]</w:t>
      </w:r>
      <w:r w:rsidRPr="0036034A">
        <w:rPr>
          <w:noProof/>
          <w:color w:val="00B0F0"/>
          <w:u w:val="single"/>
        </w:rPr>
        <w:t>Video Schornsteinfeger (#448)</w:t>
      </w:r>
      <w:r w:rsidRPr="0036034A">
        <w:rPr>
          <w:noProof/>
          <w:sz w:val="14"/>
          <w:szCs w:val="14"/>
        </w:rPr>
        <w:t xml:space="preserve"> [/URL]</w:t>
      </w:r>
    </w:p>
    <w:p w:rsidR="00541FB0" w:rsidRPr="00541FB0" w:rsidRDefault="00541FB0" w:rsidP="00541FB0">
      <w:pPr>
        <w:pStyle w:val="KeinLeerraum"/>
        <w:rPr>
          <w:noProof/>
          <w:lang w:val="en-US"/>
        </w:rPr>
      </w:pPr>
      <w:r w:rsidRPr="00541FB0">
        <w:rPr>
          <w:noProof/>
          <w:lang w:val="en-US"/>
        </w:rPr>
        <w:t>[quote=rolfha post_id=2008609 time=1567847991 user_id=37155]</w:t>
      </w:r>
    </w:p>
    <w:p w:rsidR="00541FB0" w:rsidRDefault="00541FB0" w:rsidP="00541FB0">
      <w:pPr>
        <w:pStyle w:val="KeinLeerraum"/>
        <w:rPr>
          <w:noProof/>
        </w:rPr>
      </w:pPr>
      <w:r>
        <w:rPr>
          <w:noProof/>
        </w:rPr>
        <w:t>Nachdem ich das Häuschen Beleuchtet hatte, kam der Schornsteinfeger vorbei. Ich hab ihn zum Test aufs Dach gelassen. Modellbauerisch stümperhaft, ich weiß. Es zeigt dennoch, was mit einem Drittel (eins von drei möglichen Servos an einer Platine mit einer Adresse) geht. Schon vor ein paar Tagen hat Hardi mir geholfen, das Servo zu konfigurieren und mit dem Patternkonfigurator den Mann auf dem Dach die Bewegung wiederholen zu lassen. Ein Knopfdruck=einmal Schornstein reinigen. Billig, oder?</w:t>
      </w:r>
    </w:p>
    <w:p w:rsidR="00541FB0" w:rsidRDefault="00541FB0" w:rsidP="00541FB0">
      <w:pPr>
        <w:pStyle w:val="KeinLeerraum"/>
        <w:rPr>
          <w:noProof/>
        </w:rPr>
      </w:pPr>
    </w:p>
    <w:p w:rsidR="00541FB0" w:rsidRDefault="00541FB0" w:rsidP="00541FB0">
      <w:pPr>
        <w:pStyle w:val="KeinLeerraum"/>
        <w:rPr>
          <w:noProof/>
        </w:rPr>
      </w:pPr>
      <w:r>
        <w:rPr>
          <w:noProof/>
        </w:rPr>
        <w:t xml:space="preserve">Was ist die Hardware? MobaLedLib Zentrale, Servoplatine, Billigservo aus China. </w:t>
      </w:r>
    </w:p>
    <w:p w:rsidR="00541FB0" w:rsidRDefault="00541FB0" w:rsidP="00541FB0">
      <w:pPr>
        <w:pStyle w:val="KeinLeerraum"/>
        <w:rPr>
          <w:noProof/>
        </w:rPr>
      </w:pPr>
      <w:r>
        <w:rPr>
          <w:noProof/>
        </w:rPr>
        <w:t>[vimeo]https://vimeo.com/358462833[/vimeo]</w:t>
      </w:r>
    </w:p>
    <w:p w:rsidR="00541FB0" w:rsidRPr="00B47F44" w:rsidRDefault="00541FB0" w:rsidP="00541FB0">
      <w:pPr>
        <w:pStyle w:val="KeinLeerraum"/>
        <w:rPr>
          <w:noProof/>
        </w:rPr>
      </w:pPr>
      <w:r>
        <w:rPr>
          <w:noProof/>
        </w:rPr>
        <w:lastRenderedPageBreak/>
        <w:t xml:space="preserve"> </w:t>
      </w:r>
      <w:r w:rsidRPr="00B47F44">
        <w:rPr>
          <w:noProof/>
        </w:rPr>
        <w:t>[/quote]</w:t>
      </w:r>
    </w:p>
    <w:p w:rsidR="00AA63A7" w:rsidRPr="00B47F44" w:rsidRDefault="00AA63A7" w:rsidP="00686CD0">
      <w:pPr>
        <w:pStyle w:val="KeinLeerraum"/>
        <w:rPr>
          <w:noProof/>
        </w:rPr>
      </w:pPr>
    </w:p>
    <w:p w:rsidR="00AA63A7" w:rsidRDefault="00AA63A7" w:rsidP="00AA63A7">
      <w:pPr>
        <w:pStyle w:val="KeinLeerraum"/>
        <w:rPr>
          <w:noProof/>
          <w:sz w:val="14"/>
          <w:szCs w:val="14"/>
        </w:rPr>
      </w:pPr>
      <w:r w:rsidRPr="0036034A">
        <w:rPr>
          <w:noProof/>
          <w:sz w:val="14"/>
          <w:szCs w:val="14"/>
        </w:rPr>
        <w:t>[URL=https://www.stummiforum.de/viewtopic.php?f=7&amp;t=165060&amp;sd=a&amp;start=</w:t>
      </w:r>
      <w:r>
        <w:rPr>
          <w:noProof/>
          <w:sz w:val="14"/>
          <w:szCs w:val="14"/>
        </w:rPr>
        <w:t>592</w:t>
      </w:r>
      <w:r w:rsidRPr="0036034A">
        <w:rPr>
          <w:noProof/>
          <w:sz w:val="14"/>
          <w:szCs w:val="14"/>
        </w:rPr>
        <w:t>]</w:t>
      </w:r>
      <w:r w:rsidRPr="0036034A">
        <w:rPr>
          <w:noProof/>
          <w:color w:val="00B0F0"/>
          <w:u w:val="single"/>
        </w:rPr>
        <w:t>Video</w:t>
      </w:r>
      <w:r>
        <w:rPr>
          <w:noProof/>
          <w:color w:val="00B0F0"/>
          <w:u w:val="single"/>
        </w:rPr>
        <w:t>:</w:t>
      </w:r>
      <w:r w:rsidRPr="0036034A">
        <w:rPr>
          <w:noProof/>
          <w:color w:val="00B0F0"/>
          <w:u w:val="single"/>
        </w:rPr>
        <w:t xml:space="preserve"> </w:t>
      </w:r>
      <w:r w:rsidRPr="00AA63A7">
        <w:rPr>
          <w:color w:val="00B0F0"/>
          <w:u w:val="single"/>
        </w:rPr>
        <w:t>Auflösung Inselrätzel</w:t>
      </w:r>
      <w:r w:rsidRPr="0036034A">
        <w:rPr>
          <w:noProof/>
          <w:color w:val="00B0F0"/>
          <w:u w:val="single"/>
        </w:rPr>
        <w:t xml:space="preserve"> (#</w:t>
      </w:r>
      <w:r>
        <w:rPr>
          <w:noProof/>
          <w:color w:val="00B0F0"/>
          <w:u w:val="single"/>
        </w:rPr>
        <w:t>593</w:t>
      </w:r>
      <w:r w:rsidRPr="0036034A">
        <w:rPr>
          <w:noProof/>
          <w:color w:val="00B0F0"/>
          <w:u w:val="single"/>
        </w:rPr>
        <w:t>)</w:t>
      </w:r>
      <w:r w:rsidRPr="0036034A">
        <w:rPr>
          <w:noProof/>
          <w:sz w:val="14"/>
          <w:szCs w:val="14"/>
        </w:rPr>
        <w:t xml:space="preserve"> [/URL]</w:t>
      </w:r>
    </w:p>
    <w:p w:rsidR="00AA63A7" w:rsidRDefault="00DA2346" w:rsidP="00AA63A7">
      <w:pPr>
        <w:pStyle w:val="KeinLeerraum"/>
        <w:rPr>
          <w:noProof/>
        </w:rPr>
      </w:pPr>
      <w:r>
        <w:rPr>
          <w:noProof/>
        </w:rPr>
        <w:t>[quote]</w:t>
      </w:r>
      <w:r w:rsidR="00AA63A7" w:rsidRPr="00AA63A7">
        <w:rPr>
          <w:noProof/>
        </w:rPr>
        <w:t>[color=</w:t>
      </w:r>
      <w:r>
        <w:rPr>
          <w:noProof/>
        </w:rPr>
        <w:t>#0000FF</w:t>
      </w:r>
      <w:r w:rsidR="00AA63A7" w:rsidRPr="00AA63A7">
        <w:rPr>
          <w:noProof/>
        </w:rPr>
        <w:t>]Preisfrage: Was macht ein kleiner Preiser, wenn er nur mit einer MobaLedLib-Taschenlampe auf einer einsamen Insel strandet?[/color]</w:t>
      </w:r>
      <w:r>
        <w:rPr>
          <w:noProof/>
        </w:rPr>
        <w:t>[/quote]</w:t>
      </w:r>
    </w:p>
    <w:p w:rsidR="00AA63A7" w:rsidRPr="00AA63A7" w:rsidRDefault="00AA63A7" w:rsidP="00AA63A7">
      <w:pPr>
        <w:pStyle w:val="KeinLeerraum"/>
        <w:rPr>
          <w:noProof/>
        </w:rPr>
      </w:pPr>
    </w:p>
    <w:p w:rsidR="00AA63A7" w:rsidRPr="00B47F44" w:rsidRDefault="00AA63A7" w:rsidP="00AA63A7">
      <w:pPr>
        <w:pStyle w:val="KeinLeerraum"/>
        <w:rPr>
          <w:noProof/>
        </w:rPr>
      </w:pPr>
      <w:r w:rsidRPr="00AA63A7">
        <w:rPr>
          <w:noProof/>
        </w:rPr>
        <w:t xml:space="preserve"> </w:t>
      </w:r>
      <w:r w:rsidRPr="00B47F44">
        <w:rPr>
          <w:noProof/>
        </w:rPr>
        <w:t>[color=#0000FF]Antwort:[/color]</w:t>
      </w:r>
    </w:p>
    <w:p w:rsidR="00AA63A7" w:rsidRPr="00AA63A7" w:rsidRDefault="00AA63A7" w:rsidP="00AA63A7">
      <w:pPr>
        <w:pStyle w:val="KeinLeerraum"/>
        <w:rPr>
          <w:noProof/>
        </w:rPr>
      </w:pPr>
      <w:r w:rsidRPr="00AA63A7">
        <w:rPr>
          <w:noProof/>
        </w:rPr>
        <w:t>Der Preiser generiert mit dem Pattern_Generator ein Makro:</w:t>
      </w:r>
    </w:p>
    <w:p w:rsidR="00AA63A7" w:rsidRPr="00AA63A7" w:rsidRDefault="00AA63A7" w:rsidP="00AA63A7">
      <w:pPr>
        <w:pStyle w:val="KeinLeerraum"/>
        <w:rPr>
          <w:noProof/>
          <w:lang w:val="en-US"/>
        </w:rPr>
      </w:pPr>
      <w:r w:rsidRPr="00AA63A7">
        <w:rPr>
          <w:noProof/>
          <w:lang w:val="en-US"/>
        </w:rPr>
        <w:t>[code]</w:t>
      </w:r>
    </w:p>
    <w:p w:rsidR="00AA63A7" w:rsidRPr="00AA63A7" w:rsidRDefault="00AA63A7" w:rsidP="00AA63A7">
      <w:pPr>
        <w:pStyle w:val="KeinLeerraum"/>
        <w:rPr>
          <w:noProof/>
          <w:lang w:val="en-US"/>
        </w:rPr>
      </w:pPr>
      <w:r w:rsidRPr="00AA63A7">
        <w:rPr>
          <w:noProof/>
          <w:lang w:val="en-US"/>
        </w:rPr>
        <w:t>#define Morsecode(LED,InCh) PatternT1(LED,128,InCh,1,0,128,0,PM_SEQUENZ_NO_RESTART,240,21,119,71,5,116,85,247,85,55,85,209,209,197,21,5)</w:t>
      </w:r>
    </w:p>
    <w:p w:rsidR="00AA63A7" w:rsidRPr="00AA63A7" w:rsidRDefault="00AA63A7" w:rsidP="00AA63A7">
      <w:pPr>
        <w:pStyle w:val="KeinLeerraum"/>
        <w:rPr>
          <w:noProof/>
        </w:rPr>
      </w:pPr>
      <w:r w:rsidRPr="00AA63A7">
        <w:rPr>
          <w:noProof/>
        </w:rPr>
        <w:t>[/code]</w:t>
      </w:r>
    </w:p>
    <w:p w:rsidR="00AA63A7" w:rsidRPr="00AA63A7" w:rsidRDefault="00AA63A7" w:rsidP="00AA63A7">
      <w:pPr>
        <w:pStyle w:val="KeinLeerraum"/>
        <w:rPr>
          <w:noProof/>
        </w:rPr>
      </w:pPr>
      <w:r w:rsidRPr="00AA63A7">
        <w:rPr>
          <w:noProof/>
        </w:rPr>
        <w:t>spielt es auf den Arduino, und hofft das es noch jemanden gibt der Morsezeichen entziffern kann:</w:t>
      </w:r>
    </w:p>
    <w:p w:rsidR="00531357" w:rsidRDefault="00AA63A7" w:rsidP="00AA63A7">
      <w:pPr>
        <w:pStyle w:val="KeinLeerraum"/>
        <w:rPr>
          <w:noProof/>
        </w:rPr>
      </w:pPr>
      <w:r w:rsidRPr="00B47F44">
        <w:rPr>
          <w:noProof/>
        </w:rPr>
        <w:t>[vimeo]https://vimeo.com/367144610[/vimeo]</w:t>
      </w:r>
      <w:r w:rsidR="00531357" w:rsidRPr="00B47F44">
        <w:rPr>
          <w:noProof/>
        </w:rPr>
        <w:br w:type="page"/>
      </w:r>
    </w:p>
    <w:p w:rsidR="00EA10F4" w:rsidRPr="00EA10F4" w:rsidRDefault="00EA10F4" w:rsidP="00EA10F4">
      <w:pPr>
        <w:pStyle w:val="KeinLeerraum"/>
        <w:rPr>
          <w:noProof/>
          <w:sz w:val="14"/>
          <w:szCs w:val="14"/>
        </w:rPr>
      </w:pPr>
      <w:r w:rsidRPr="00EA10F4">
        <w:rPr>
          <w:noProof/>
          <w:sz w:val="6"/>
          <w:szCs w:val="6"/>
        </w:rPr>
        <w:lastRenderedPageBreak/>
        <w:t>[URL=https://www.stummiforum.de/viewtopic.php?f=7&amp;t=165060&amp;sd=a&amp;start=72</w:t>
      </w:r>
      <w:r>
        <w:rPr>
          <w:noProof/>
          <w:sz w:val="6"/>
          <w:szCs w:val="6"/>
        </w:rPr>
        <w:t>3</w:t>
      </w:r>
      <w:r w:rsidRPr="00EA10F4">
        <w:rPr>
          <w:noProof/>
          <w:sz w:val="6"/>
          <w:szCs w:val="6"/>
        </w:rPr>
        <w:t xml:space="preserve">] </w:t>
      </w:r>
      <w:r>
        <w:rPr>
          <w:color w:val="00B0F0"/>
          <w:u w:val="single"/>
        </w:rPr>
        <w:t>Kupfer Gehäuse und Blinklicht</w:t>
      </w:r>
      <w:r w:rsidRPr="00EA10F4">
        <w:rPr>
          <w:color w:val="00B0F0"/>
          <w:u w:val="single"/>
        </w:rPr>
        <w:t xml:space="preserve"> </w:t>
      </w:r>
      <w:r w:rsidRPr="00EA10F4">
        <w:rPr>
          <w:noProof/>
          <w:color w:val="00B0F0"/>
          <w:u w:val="single"/>
        </w:rPr>
        <w:t>(#72</w:t>
      </w:r>
      <w:r>
        <w:rPr>
          <w:noProof/>
          <w:color w:val="00B0F0"/>
          <w:u w:val="single"/>
        </w:rPr>
        <w:t>4</w:t>
      </w:r>
      <w:r w:rsidRPr="00EA10F4">
        <w:rPr>
          <w:noProof/>
          <w:color w:val="00B0F0"/>
          <w:u w:val="single"/>
        </w:rPr>
        <w:t>)</w:t>
      </w:r>
      <w:r w:rsidRPr="00EA10F4">
        <w:rPr>
          <w:noProof/>
          <w:sz w:val="14"/>
          <w:szCs w:val="14"/>
        </w:rPr>
        <w:t xml:space="preserve"> [/URL]</w:t>
      </w:r>
    </w:p>
    <w:p w:rsidR="00EA10F4" w:rsidRDefault="00EA10F4" w:rsidP="00EA10F4">
      <w:pPr>
        <w:pStyle w:val="KeinLeerraum"/>
        <w:rPr>
          <w:noProof/>
        </w:rPr>
      </w:pPr>
      <w:r>
        <w:rPr>
          <w:noProof/>
        </w:rPr>
        <w:t>was ein Stückchen Plexiglas macht:</w:t>
      </w:r>
    </w:p>
    <w:p w:rsidR="00EA10F4" w:rsidRDefault="00EA10F4" w:rsidP="00EA10F4">
      <w:pPr>
        <w:pStyle w:val="KeinLeerraum"/>
        <w:rPr>
          <w:noProof/>
        </w:rPr>
      </w:pPr>
      <w:r>
        <w:rPr>
          <w:noProof/>
        </w:rPr>
        <w:t>[vimeo]</w:t>
      </w:r>
      <w:hyperlink r:id="rId39" w:history="1">
        <w:r w:rsidRPr="00536918">
          <w:rPr>
            <w:rStyle w:val="Hyperlink"/>
            <w:noProof/>
          </w:rPr>
          <w:t>https://vimeo.com/372593452[/vimeo</w:t>
        </w:r>
      </w:hyperlink>
      <w:r>
        <w:rPr>
          <w:noProof/>
        </w:rPr>
        <w:t>]</w:t>
      </w:r>
    </w:p>
    <w:p w:rsidR="00EA10F4" w:rsidRPr="00B47F44" w:rsidRDefault="00EA10F4" w:rsidP="00EA10F4">
      <w:pPr>
        <w:pStyle w:val="KeinLeerraum"/>
        <w:rPr>
          <w:noProof/>
        </w:rPr>
      </w:pPr>
    </w:p>
    <w:p w:rsidR="00EA10F4" w:rsidRDefault="00EA10F4" w:rsidP="00EA10F4">
      <w:pPr>
        <w:pStyle w:val="KeinLeerraum"/>
        <w:rPr>
          <w:noProof/>
          <w:sz w:val="14"/>
          <w:szCs w:val="14"/>
        </w:rPr>
      </w:pPr>
      <w:r w:rsidRPr="00EA10F4">
        <w:rPr>
          <w:noProof/>
          <w:sz w:val="6"/>
          <w:szCs w:val="6"/>
        </w:rPr>
        <w:t>[URL=https://www.stummiforum.de/viewtopic.php?f=7&amp;t=165060&amp;sd=a&amp;start=72</w:t>
      </w:r>
      <w:r>
        <w:rPr>
          <w:noProof/>
          <w:sz w:val="6"/>
          <w:szCs w:val="6"/>
        </w:rPr>
        <w:t>4</w:t>
      </w:r>
      <w:r w:rsidRPr="00EA10F4">
        <w:rPr>
          <w:noProof/>
          <w:sz w:val="6"/>
          <w:szCs w:val="6"/>
        </w:rPr>
        <w:t xml:space="preserve">] </w:t>
      </w:r>
      <w:r>
        <w:rPr>
          <w:color w:val="00B0F0"/>
          <w:u w:val="single"/>
        </w:rPr>
        <w:t>Drei Servos und ein Sound Modul im Einsatz</w:t>
      </w:r>
      <w:r w:rsidRPr="00EA10F4">
        <w:rPr>
          <w:color w:val="00B0F0"/>
          <w:u w:val="single"/>
        </w:rPr>
        <w:t xml:space="preserve"> </w:t>
      </w:r>
      <w:r w:rsidRPr="00EA10F4">
        <w:rPr>
          <w:noProof/>
          <w:color w:val="00B0F0"/>
          <w:u w:val="single"/>
        </w:rPr>
        <w:t>(#72</w:t>
      </w:r>
      <w:r>
        <w:rPr>
          <w:noProof/>
          <w:color w:val="00B0F0"/>
          <w:u w:val="single"/>
        </w:rPr>
        <w:t>5</w:t>
      </w:r>
      <w:r w:rsidRPr="00EA10F4">
        <w:rPr>
          <w:noProof/>
          <w:color w:val="00B0F0"/>
          <w:u w:val="single"/>
        </w:rPr>
        <w:t>)</w:t>
      </w:r>
      <w:r w:rsidRPr="00EA10F4">
        <w:rPr>
          <w:noProof/>
          <w:sz w:val="14"/>
          <w:szCs w:val="14"/>
        </w:rPr>
        <w:t xml:space="preserve"> [/URL]</w:t>
      </w:r>
    </w:p>
    <w:p w:rsidR="00EA10F4" w:rsidRDefault="00EA10F4" w:rsidP="00EA10F4">
      <w:pPr>
        <w:pStyle w:val="KeinLeerraum"/>
        <w:rPr>
          <w:noProof/>
        </w:rPr>
      </w:pPr>
      <w:r>
        <w:rPr>
          <w:noProof/>
        </w:rPr>
        <w:t>In dem Video von Rolf putzt der Schornsteinfeger fleißig den Kamin, und der Trabbi fährt geräuschvoll aus der Garage dessen Tor sich vorher öffnet. Das alles wurde mit ein paar Zeilen im Pattern_Configurator definiert.</w:t>
      </w:r>
    </w:p>
    <w:p w:rsidR="00FE3DB2" w:rsidRDefault="00FE3DB2" w:rsidP="00EA10F4">
      <w:pPr>
        <w:pStyle w:val="KeinLeerraum"/>
        <w:rPr>
          <w:noProof/>
        </w:rPr>
      </w:pPr>
      <w:r w:rsidRPr="00FE3DB2">
        <w:rPr>
          <w:noProof/>
        </w:rPr>
        <w:t>[vimeo]</w:t>
      </w:r>
      <w:hyperlink r:id="rId40" w:history="1">
        <w:r w:rsidR="0032490A" w:rsidRPr="00E32930">
          <w:rPr>
            <w:rStyle w:val="Hyperlink"/>
            <w:noProof/>
          </w:rPr>
          <w:t>https://vimeo.com/372596371[/vimeo</w:t>
        </w:r>
      </w:hyperlink>
      <w:r w:rsidRPr="00FE3DB2">
        <w:rPr>
          <w:noProof/>
        </w:rPr>
        <w:t>]</w:t>
      </w:r>
    </w:p>
    <w:p w:rsidR="0032490A" w:rsidRDefault="0032490A" w:rsidP="00EA10F4">
      <w:pPr>
        <w:pStyle w:val="KeinLeerraum"/>
        <w:rPr>
          <w:noProof/>
        </w:rPr>
      </w:pPr>
    </w:p>
    <w:p w:rsidR="0032490A" w:rsidRDefault="0032490A" w:rsidP="0032490A">
      <w:pPr>
        <w:pStyle w:val="KeinLeerraum"/>
        <w:rPr>
          <w:noProof/>
          <w:sz w:val="14"/>
          <w:szCs w:val="14"/>
        </w:rPr>
      </w:pPr>
      <w:r w:rsidRPr="00EA10F4">
        <w:rPr>
          <w:noProof/>
          <w:sz w:val="6"/>
          <w:szCs w:val="6"/>
        </w:rPr>
        <w:t>[URL=https://www.stummiforum.de/viewtopic.php?f=7&amp;t=165060&amp;sd=a&amp;start=7</w:t>
      </w:r>
      <w:r>
        <w:rPr>
          <w:noProof/>
          <w:sz w:val="6"/>
          <w:szCs w:val="6"/>
        </w:rPr>
        <w:t>84</w:t>
      </w:r>
      <w:r w:rsidRPr="00EA10F4">
        <w:rPr>
          <w:noProof/>
          <w:sz w:val="6"/>
          <w:szCs w:val="6"/>
        </w:rPr>
        <w:t xml:space="preserve">] </w:t>
      </w:r>
      <w:r>
        <w:rPr>
          <w:color w:val="00B0F0"/>
          <w:u w:val="single"/>
        </w:rPr>
        <w:t>SMD Heißluft löten der Servo</w:t>
      </w:r>
      <w:r w:rsidR="003F1E7D">
        <w:rPr>
          <w:color w:val="00B0F0"/>
          <w:u w:val="single"/>
        </w:rPr>
        <w:t xml:space="preserve"> P</w:t>
      </w:r>
      <w:r>
        <w:rPr>
          <w:color w:val="00B0F0"/>
          <w:u w:val="single"/>
        </w:rPr>
        <w:t>latine</w:t>
      </w:r>
      <w:r w:rsidRPr="00EA10F4">
        <w:rPr>
          <w:color w:val="00B0F0"/>
          <w:u w:val="single"/>
        </w:rPr>
        <w:t xml:space="preserve"> </w:t>
      </w:r>
      <w:r w:rsidRPr="00EA10F4">
        <w:rPr>
          <w:noProof/>
          <w:color w:val="00B0F0"/>
          <w:u w:val="single"/>
        </w:rPr>
        <w:t>(#7</w:t>
      </w:r>
      <w:r>
        <w:rPr>
          <w:noProof/>
          <w:color w:val="00B0F0"/>
          <w:u w:val="single"/>
        </w:rPr>
        <w:t>85</w:t>
      </w:r>
      <w:r w:rsidRPr="00EA10F4">
        <w:rPr>
          <w:noProof/>
          <w:color w:val="00B0F0"/>
          <w:u w:val="single"/>
        </w:rPr>
        <w:t>)</w:t>
      </w:r>
      <w:r w:rsidRPr="00EA10F4">
        <w:rPr>
          <w:noProof/>
          <w:sz w:val="14"/>
          <w:szCs w:val="14"/>
        </w:rPr>
        <w:t xml:space="preserve"> [/URL]</w:t>
      </w:r>
    </w:p>
    <w:p w:rsidR="0032490A" w:rsidRDefault="0032490A" w:rsidP="0032490A">
      <w:pPr>
        <w:pStyle w:val="KeinLeerraum"/>
        <w:rPr>
          <w:noProof/>
        </w:rPr>
      </w:pPr>
      <w:r>
        <w:rPr>
          <w:noProof/>
        </w:rPr>
        <w:t>Rolf zeigt hier wie einfach das löten von SMD ICs ist. Man pustet sie nur mit heißer Luft an. Dabei rutscht das Bauteil sogar wie von Geisterhand an die richtige Stelle. Später hat er mir verraten das im dabei sein Freund Adhäsion geholfen hat. Trotz 280 Grad heißem Atem funktionieren die Sevos tadellos im Servo Positions Programm.</w:t>
      </w:r>
    </w:p>
    <w:p w:rsidR="003F1E7D" w:rsidRDefault="003F1E7D" w:rsidP="003F1E7D">
      <w:pPr>
        <w:pStyle w:val="KeinLeerraum"/>
        <w:rPr>
          <w:noProof/>
        </w:rPr>
      </w:pPr>
    </w:p>
    <w:p w:rsidR="003F1E7D" w:rsidRPr="00EA10F4" w:rsidRDefault="003F1E7D" w:rsidP="003F1E7D">
      <w:pPr>
        <w:pStyle w:val="KeinLeerraum"/>
        <w:rPr>
          <w:noProof/>
        </w:rPr>
      </w:pPr>
      <w:r>
        <w:rPr>
          <w:noProof/>
        </w:rPr>
        <w:t>[vimeo]https://vimeo.com/375246459[/vimeo]</w:t>
      </w:r>
    </w:p>
    <w:p w:rsidR="00AA63A7" w:rsidRDefault="00AA63A7" w:rsidP="00AA63A7">
      <w:pPr>
        <w:pStyle w:val="KeinLeerraum"/>
        <w:rPr>
          <w:noProof/>
        </w:rPr>
      </w:pPr>
    </w:p>
    <w:p w:rsidR="003F1E7D" w:rsidRDefault="003F1E7D" w:rsidP="003F1E7D">
      <w:pPr>
        <w:pStyle w:val="KeinLeerraum"/>
        <w:rPr>
          <w:noProof/>
          <w:sz w:val="14"/>
          <w:szCs w:val="14"/>
        </w:rPr>
      </w:pPr>
      <w:r w:rsidRPr="00EA10F4">
        <w:rPr>
          <w:noProof/>
          <w:sz w:val="6"/>
          <w:szCs w:val="6"/>
        </w:rPr>
        <w:t>[URL=https://www.stummiforum.de/viewtopic.php?f=7&amp;t=165060&amp;sd=a&amp;start=7</w:t>
      </w:r>
      <w:r>
        <w:rPr>
          <w:noProof/>
          <w:sz w:val="6"/>
          <w:szCs w:val="6"/>
        </w:rPr>
        <w:t>93</w:t>
      </w:r>
      <w:r w:rsidRPr="00EA10F4">
        <w:rPr>
          <w:noProof/>
          <w:sz w:val="6"/>
          <w:szCs w:val="6"/>
        </w:rPr>
        <w:t xml:space="preserve">] </w:t>
      </w:r>
      <w:r>
        <w:rPr>
          <w:color w:val="00B0F0"/>
          <w:u w:val="single"/>
        </w:rPr>
        <w:t xml:space="preserve">Tag / Nacht Steuerung mit </w:t>
      </w:r>
      <w:proofErr w:type="gramStart"/>
      <w:r>
        <w:rPr>
          <w:color w:val="00B0F0"/>
          <w:u w:val="single"/>
        </w:rPr>
        <w:t xml:space="preserve">Helligkeitssensor </w:t>
      </w:r>
      <w:r w:rsidRPr="00EA10F4">
        <w:rPr>
          <w:color w:val="00B0F0"/>
          <w:u w:val="single"/>
        </w:rPr>
        <w:t xml:space="preserve"> </w:t>
      </w:r>
      <w:r w:rsidRPr="00EA10F4">
        <w:rPr>
          <w:noProof/>
          <w:color w:val="00B0F0"/>
          <w:u w:val="single"/>
        </w:rPr>
        <w:t>(</w:t>
      </w:r>
      <w:proofErr w:type="gramEnd"/>
      <w:r w:rsidRPr="00EA10F4">
        <w:rPr>
          <w:noProof/>
          <w:color w:val="00B0F0"/>
          <w:u w:val="single"/>
        </w:rPr>
        <w:t>#7</w:t>
      </w:r>
      <w:r>
        <w:rPr>
          <w:noProof/>
          <w:color w:val="00B0F0"/>
          <w:u w:val="single"/>
        </w:rPr>
        <w:t>94</w:t>
      </w:r>
      <w:r w:rsidRPr="00EA10F4">
        <w:rPr>
          <w:noProof/>
          <w:color w:val="00B0F0"/>
          <w:u w:val="single"/>
        </w:rPr>
        <w:t>)</w:t>
      </w:r>
      <w:r w:rsidRPr="00EA10F4">
        <w:rPr>
          <w:noProof/>
          <w:sz w:val="14"/>
          <w:szCs w:val="14"/>
        </w:rPr>
        <w:t xml:space="preserve"> [/URL]</w:t>
      </w:r>
    </w:p>
    <w:p w:rsidR="003F1E7D" w:rsidRDefault="003F1E7D" w:rsidP="003F1E7D">
      <w:pPr>
        <w:pStyle w:val="KeinLeerraum"/>
        <w:rPr>
          <w:noProof/>
        </w:rPr>
      </w:pPr>
      <w:r>
        <w:rPr>
          <w:noProof/>
        </w:rPr>
        <w:t>Ronny führt in diesem Video for wie man mit der ModaLedLib Lichter automatisch über die Umgebungshelligkeit steuert. Außerdem Zeigt er einen kurzen Schwenk über seine Anlage und das erste mit der MobaLedLib gesteuerte KS Signal Weltweit.</w:t>
      </w:r>
    </w:p>
    <w:p w:rsidR="003F1E7D" w:rsidRDefault="003F1E7D" w:rsidP="003F1E7D">
      <w:pPr>
        <w:pStyle w:val="KeinLeerraum"/>
        <w:rPr>
          <w:noProof/>
        </w:rPr>
      </w:pPr>
      <w:r w:rsidRPr="003F1E7D">
        <w:rPr>
          <w:noProof/>
        </w:rPr>
        <w:t>[vimeo]</w:t>
      </w:r>
      <w:hyperlink r:id="rId41" w:history="1">
        <w:r w:rsidR="006F2998" w:rsidRPr="00E11505">
          <w:rPr>
            <w:rStyle w:val="Hyperlink"/>
            <w:noProof/>
          </w:rPr>
          <w:t>https://vimeo.com/375748123[/vimeo</w:t>
        </w:r>
      </w:hyperlink>
      <w:r w:rsidRPr="003F1E7D">
        <w:rPr>
          <w:noProof/>
        </w:rPr>
        <w:t>]</w:t>
      </w:r>
    </w:p>
    <w:p w:rsidR="006F2998" w:rsidRDefault="006F2998" w:rsidP="003F1E7D">
      <w:pPr>
        <w:pStyle w:val="KeinLeerraum"/>
        <w:rPr>
          <w:noProof/>
        </w:rPr>
      </w:pPr>
    </w:p>
    <w:p w:rsidR="006F2998" w:rsidRPr="000479D1" w:rsidRDefault="006F2998" w:rsidP="006F2998">
      <w:pPr>
        <w:pStyle w:val="KeinLeerraum"/>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 xml:space="preserve">Vorstellung </w:t>
      </w:r>
      <w:proofErr w:type="gramStart"/>
      <w:r>
        <w:rPr>
          <w:color w:val="00B0F0"/>
          <w:u w:val="single"/>
        </w:rPr>
        <w:t xml:space="preserve">des </w:t>
      </w:r>
      <w:proofErr w:type="spellStart"/>
      <w:r>
        <w:rPr>
          <w:color w:val="00B0F0"/>
          <w:u w:val="single"/>
        </w:rPr>
        <w:t>Pattern</w:t>
      </w:r>
      <w:proofErr w:type="gramEnd"/>
      <w:r>
        <w:rPr>
          <w:color w:val="00B0F0"/>
          <w:u w:val="single"/>
        </w:rPr>
        <w:t>_Configurators</w:t>
      </w:r>
      <w:proofErr w:type="spellEnd"/>
      <w:r>
        <w:rPr>
          <w:color w:val="00B0F0"/>
          <w:u w:val="single"/>
        </w:rPr>
        <w:t xml:space="preserve"> beim Stammtisch mit Video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rsidR="006F2998" w:rsidRDefault="006F2998" w:rsidP="003F1E7D">
      <w:pPr>
        <w:pStyle w:val="KeinLeerraum"/>
        <w:rPr>
          <w:noProof/>
        </w:rPr>
      </w:pPr>
      <w:r>
        <w:rPr>
          <w:noProof/>
        </w:rPr>
        <w:t xml:space="preserve">Beim Stammtisch habe ich Live einige Dinge gezeigt die man mit dem Pattern_Configurator machen kann. Dabei wird der Datenaustausch zwischen Pattern_Configurator und Prog_Generator ausgiebig genutzt. </w:t>
      </w:r>
      <w:r w:rsidRPr="006F2998">
        <w:rPr>
          <w:noProof/>
        </w:rPr>
        <w:t>[url=https://abload.de/image.php?img=screenshot_video_patttfkf2.jpg][img]https://abload.de/img/screenshot_video_patttfkf2.jpg[/img][/url]</w:t>
      </w:r>
    </w:p>
    <w:p w:rsidR="006F2998" w:rsidRPr="006F2998" w:rsidRDefault="006F2998" w:rsidP="003F1E7D">
      <w:pPr>
        <w:pStyle w:val="KeinLeerraum"/>
        <w:rPr>
          <w:noProof/>
          <w:lang w:val="en-US"/>
        </w:rPr>
      </w:pPr>
      <w:r w:rsidRPr="006F2998">
        <w:rPr>
          <w:noProof/>
          <w:lang w:val="en-US"/>
        </w:rPr>
        <w:t>[b][color=#0000FF][size=150]</w:t>
      </w:r>
      <w:r>
        <w:rPr>
          <w:noProof/>
          <w:lang w:val="en-US"/>
        </w:rPr>
        <w:t xml:space="preserve"> Video Starten </w:t>
      </w:r>
      <w:r w:rsidRPr="006F2998">
        <w:rPr>
          <w:noProof/>
          <w:lang w:val="en-US"/>
        </w:rPr>
        <w:t>=&gt; [/size][/color][/b] https://ohoe12-my.sharepoint.com/:v:/g/personal/rolf_hansmann_is-infrastructure_eu/EaJ0B5ostWJAu9s7mx5OxJ4B5rD2NJ4oamyVKdAd8Qas4Q?e=QIkjER</w:t>
      </w:r>
    </w:p>
    <w:p w:rsidR="006F2998" w:rsidRDefault="006F2998" w:rsidP="003F1E7D">
      <w:pPr>
        <w:pStyle w:val="KeinLeerraum"/>
        <w:rPr>
          <w:ins w:id="83" w:author="Hardi Stengelin" w:date="2020-02-08T08:59:00Z"/>
          <w:noProof/>
          <w:lang w:val="en-US"/>
        </w:rPr>
      </w:pPr>
    </w:p>
    <w:p w:rsidR="0074724A" w:rsidRDefault="0074724A" w:rsidP="003F1E7D">
      <w:pPr>
        <w:pStyle w:val="KeinLeerraum"/>
        <w:rPr>
          <w:ins w:id="84" w:author="Hardi Stengelin" w:date="2020-02-08T08:59:00Z"/>
          <w:noProof/>
          <w:sz w:val="14"/>
          <w:szCs w:val="14"/>
        </w:rPr>
      </w:pPr>
      <w:ins w:id="85" w:author="Hardi Stengelin" w:date="2020-02-08T08:59:00Z">
        <w:r>
          <w:rPr>
            <w:noProof/>
            <w:sz w:val="6"/>
            <w:szCs w:val="6"/>
          </w:rPr>
          <w:t>[URL=https://www.stummiforum.de/viewtopic.php?f=7&amp;t=165060&amp;sd=a&amp;start</w:t>
        </w:r>
        <w:r>
          <w:rPr>
            <w:noProof/>
            <w:sz w:val="14"/>
            <w:szCs w:val="14"/>
          </w:rPr>
          <w:t>=861]</w:t>
        </w:r>
        <w:r>
          <w:rPr>
            <w:noProof/>
            <w:sz w:val="6"/>
            <w:szCs w:val="6"/>
          </w:rPr>
          <w:t xml:space="preserve"> </w:t>
        </w:r>
        <w:r>
          <w:rPr>
            <w:color w:val="00B0F0"/>
            <w:u w:val="single"/>
          </w:rPr>
          <w:t xml:space="preserve">Weitere </w:t>
        </w:r>
        <w:proofErr w:type="gramStart"/>
        <w:r>
          <w:rPr>
            <w:color w:val="00B0F0"/>
            <w:u w:val="single"/>
          </w:rPr>
          <w:t>mit Signale</w:t>
        </w:r>
        <w:proofErr w:type="gramEnd"/>
        <w:r>
          <w:rPr>
            <w:color w:val="00B0F0"/>
            <w:u w:val="single"/>
          </w:rPr>
          <w:t xml:space="preserve"> aus dem 3D-Drucker von Ronny </w:t>
        </w:r>
        <w:r>
          <w:rPr>
            <w:noProof/>
            <w:color w:val="00B0F0"/>
            <w:u w:val="single"/>
          </w:rPr>
          <w:t>(#862)</w:t>
        </w:r>
        <w:r>
          <w:rPr>
            <w:noProof/>
            <w:sz w:val="14"/>
            <w:szCs w:val="14"/>
          </w:rPr>
          <w:t xml:space="preserve"> [/URL]</w:t>
        </w:r>
      </w:ins>
    </w:p>
    <w:p w:rsidR="0074724A" w:rsidRPr="0074724A" w:rsidRDefault="0074724A" w:rsidP="003F1E7D">
      <w:pPr>
        <w:pStyle w:val="KeinLeerraum"/>
        <w:rPr>
          <w:noProof/>
          <w:rPrChange w:id="86" w:author="Hardi Stengelin" w:date="2020-02-08T08:59:00Z">
            <w:rPr>
              <w:noProof/>
              <w:lang w:val="en-US"/>
            </w:rPr>
          </w:rPrChange>
        </w:rPr>
      </w:pPr>
      <w:ins w:id="87" w:author="Hardi Stengelin" w:date="2020-02-08T08:59:00Z">
        <w:r>
          <w:rPr>
            <w:noProof/>
            <w:sz w:val="14"/>
            <w:szCs w:val="14"/>
          </w:rPr>
          <w:t xml:space="preserve">Hier </w:t>
        </w:r>
      </w:ins>
      <w:ins w:id="88" w:author="Hardi Stengelin" w:date="2020-02-08T09:00:00Z">
        <w:r w:rsidR="003C286B">
          <w:rPr>
            <w:noProof/>
            <w:sz w:val="14"/>
            <w:szCs w:val="14"/>
          </w:rPr>
          <w:t xml:space="preserve">sieht man sehr schön wie viele </w:t>
        </w:r>
      </w:ins>
      <w:ins w:id="89" w:author="Hardi Stengelin" w:date="2020-02-08T09:01:00Z">
        <w:r w:rsidR="003C286B">
          <w:rPr>
            <w:noProof/>
            <w:sz w:val="14"/>
            <w:szCs w:val="14"/>
          </w:rPr>
          <w:t xml:space="preserve">Aspekte </w:t>
        </w:r>
      </w:ins>
      <w:ins w:id="90" w:author="Hardi Stengelin" w:date="2020-02-08T09:00:00Z">
        <w:r w:rsidR="003C286B">
          <w:rPr>
            <w:noProof/>
            <w:sz w:val="14"/>
            <w:szCs w:val="14"/>
          </w:rPr>
          <w:t xml:space="preserve">das selber gebaute Signal von </w:t>
        </w:r>
      </w:ins>
      <w:ins w:id="91" w:author="Hardi Stengelin" w:date="2020-02-08T09:01:00Z">
        <w:r w:rsidR="003C286B">
          <w:rPr>
            <w:noProof/>
            <w:sz w:val="14"/>
            <w:szCs w:val="14"/>
          </w:rPr>
          <w:t>Ronny anzeigen kann. Mir gefällt auch das weiche Überblenden der</w:t>
        </w:r>
      </w:ins>
      <w:ins w:id="92" w:author="Hardi Stengelin" w:date="2020-02-08T09:02:00Z">
        <w:r w:rsidR="003C286B">
          <w:rPr>
            <w:noProof/>
            <w:sz w:val="14"/>
            <w:szCs w:val="14"/>
          </w:rPr>
          <w:t xml:space="preserve"> LEDs gut welches man ganz einfach mit dem Pattern_Configurator einstellen kann.</w:t>
        </w:r>
      </w:ins>
    </w:p>
    <w:p w:rsidR="006F2998" w:rsidRDefault="0074724A" w:rsidP="003F1E7D">
      <w:pPr>
        <w:pStyle w:val="KeinLeerraum"/>
        <w:rPr>
          <w:ins w:id="93" w:author="Hardi Stengelin" w:date="2020-02-08T09:25:00Z"/>
          <w:noProof/>
        </w:rPr>
      </w:pPr>
      <w:ins w:id="94" w:author="Hardi Stengelin" w:date="2020-02-08T08:58:00Z">
        <w:r w:rsidRPr="003C286B">
          <w:rPr>
            <w:noProof/>
            <w:rPrChange w:id="95" w:author="Hardi Stengelin" w:date="2020-02-08T09:01:00Z">
              <w:rPr>
                <w:noProof/>
                <w:lang w:val="en-US"/>
              </w:rPr>
            </w:rPrChange>
          </w:rPr>
          <w:t>[vimeo]</w:t>
        </w:r>
      </w:ins>
      <w:ins w:id="96" w:author="Hardi Stengelin" w:date="2020-02-08T09:25:00Z">
        <w:r w:rsidR="00F543EA">
          <w:rPr>
            <w:noProof/>
          </w:rPr>
          <w:fldChar w:fldCharType="begin"/>
        </w:r>
        <w:r w:rsidR="00F543EA">
          <w:rPr>
            <w:noProof/>
          </w:rPr>
          <w:instrText xml:space="preserve"> HYPERLINK "</w:instrText>
        </w:r>
      </w:ins>
      <w:ins w:id="97" w:author="Hardi Stengelin" w:date="2020-02-08T08:58:00Z">
        <w:r w:rsidR="00F543EA" w:rsidRPr="003C286B">
          <w:rPr>
            <w:noProof/>
            <w:rPrChange w:id="98" w:author="Hardi Stengelin" w:date="2020-02-08T09:01:00Z">
              <w:rPr>
                <w:noProof/>
                <w:lang w:val="en-US"/>
              </w:rPr>
            </w:rPrChange>
          </w:rPr>
          <w:instrText>https://vimeo.com/380317115[/vimeo</w:instrText>
        </w:r>
      </w:ins>
      <w:ins w:id="99" w:author="Hardi Stengelin" w:date="2020-02-08T09:25:00Z">
        <w:r w:rsidR="00F543EA">
          <w:rPr>
            <w:noProof/>
          </w:rPr>
          <w:instrText xml:space="preserve">" </w:instrText>
        </w:r>
        <w:r w:rsidR="00F543EA">
          <w:rPr>
            <w:noProof/>
          </w:rPr>
          <w:fldChar w:fldCharType="separate"/>
        </w:r>
      </w:ins>
      <w:ins w:id="100" w:author="Hardi Stengelin" w:date="2020-02-08T08:58:00Z">
        <w:r w:rsidR="00F543EA" w:rsidRPr="005B1A0A">
          <w:rPr>
            <w:rStyle w:val="Hyperlink"/>
            <w:noProof/>
            <w:rPrChange w:id="101" w:author="Hardi Stengelin" w:date="2020-02-08T09:01:00Z">
              <w:rPr>
                <w:noProof/>
                <w:lang w:val="en-US"/>
              </w:rPr>
            </w:rPrChange>
          </w:rPr>
          <w:t>https://vimeo.com/380317115[/vimeo</w:t>
        </w:r>
      </w:ins>
      <w:ins w:id="102" w:author="Hardi Stengelin" w:date="2020-02-08T09:25:00Z">
        <w:r w:rsidR="00F543EA">
          <w:rPr>
            <w:noProof/>
          </w:rPr>
          <w:fldChar w:fldCharType="end"/>
        </w:r>
      </w:ins>
      <w:ins w:id="103" w:author="Hardi Stengelin" w:date="2020-02-08T08:58:00Z">
        <w:r w:rsidRPr="003C286B">
          <w:rPr>
            <w:noProof/>
            <w:rPrChange w:id="104" w:author="Hardi Stengelin" w:date="2020-02-08T09:01:00Z">
              <w:rPr>
                <w:noProof/>
                <w:lang w:val="en-US"/>
              </w:rPr>
            </w:rPrChange>
          </w:rPr>
          <w:t>]</w:t>
        </w:r>
      </w:ins>
    </w:p>
    <w:p w:rsidR="00F543EA" w:rsidRDefault="00F543EA" w:rsidP="003F1E7D">
      <w:pPr>
        <w:pStyle w:val="KeinLeerraum"/>
        <w:rPr>
          <w:ins w:id="105" w:author="Hardi Stengelin" w:date="2020-02-08T09:25:00Z"/>
          <w:noProof/>
        </w:rPr>
      </w:pPr>
    </w:p>
    <w:p w:rsidR="00F543EA" w:rsidRDefault="00F543EA" w:rsidP="003F1E7D">
      <w:pPr>
        <w:pStyle w:val="KeinLeerraum"/>
        <w:rPr>
          <w:ins w:id="106" w:author="Hardi Stengelin" w:date="2020-02-08T09:25:00Z"/>
          <w:noProof/>
        </w:rPr>
      </w:pPr>
      <w:ins w:id="107" w:author="Hardi Stengelin" w:date="2020-02-08T09:25:00Z">
        <w:r>
          <w:rPr>
            <w:noProof/>
            <w:sz w:val="6"/>
            <w:szCs w:val="6"/>
          </w:rPr>
          <w:t>[URL=</w:t>
        </w:r>
        <w:proofErr w:type="gramStart"/>
        <w:r>
          <w:rPr>
            <w:noProof/>
            <w:sz w:val="6"/>
            <w:szCs w:val="6"/>
          </w:rPr>
          <w:t>https://www.stummiforum.de/viewtopic.php?f=7&amp;t=165060&amp;sd=a&amp;start</w:t>
        </w:r>
        <w:r>
          <w:rPr>
            <w:noProof/>
            <w:sz w:val="14"/>
            <w:szCs w:val="14"/>
          </w:rPr>
          <w:t>=8</w:t>
        </w:r>
        <w:r>
          <w:rPr>
            <w:noProof/>
            <w:sz w:val="14"/>
            <w:szCs w:val="14"/>
          </w:rPr>
          <w:t>88</w:t>
        </w:r>
        <w:r>
          <w:rPr>
            <w:noProof/>
            <w:sz w:val="14"/>
            <w:szCs w:val="14"/>
          </w:rPr>
          <w:t>]</w:t>
        </w:r>
        <w:r>
          <w:rPr>
            <w:noProof/>
            <w:sz w:val="6"/>
            <w:szCs w:val="6"/>
          </w:rPr>
          <w:t xml:space="preserve"> </w:t>
        </w:r>
      </w:ins>
      <w:ins w:id="108" w:author="Hardi Stengelin" w:date="2020-02-08T09:26:00Z">
        <w:r>
          <w:rPr>
            <w:noProof/>
            <w:sz w:val="6"/>
            <w:szCs w:val="6"/>
          </w:rPr>
          <w:t xml:space="preserve"> </w:t>
        </w:r>
      </w:ins>
      <w:ins w:id="109" w:author="Hardi Stengelin" w:date="2020-02-08T09:27:00Z">
        <w:r>
          <w:rPr>
            <w:color w:val="00B0F0"/>
            <w:u w:val="single"/>
          </w:rPr>
          <w:t>Advent</w:t>
        </w:r>
      </w:ins>
      <w:ins w:id="110" w:author="Hardi Stengelin" w:date="2020-02-08T09:26:00Z">
        <w:r>
          <w:rPr>
            <w:color w:val="00B0F0"/>
            <w:u w:val="single"/>
          </w:rPr>
          <w:t>s</w:t>
        </w:r>
      </w:ins>
      <w:ins w:id="111" w:author="Hardi Stengelin" w:date="2020-02-08T09:27:00Z">
        <w:r w:rsidR="00022128">
          <w:rPr>
            <w:color w:val="00B0F0"/>
            <w:u w:val="single"/>
          </w:rPr>
          <w:t>g</w:t>
        </w:r>
      </w:ins>
      <w:ins w:id="112" w:author="Hardi Stengelin" w:date="2020-02-08T09:26:00Z">
        <w:r>
          <w:rPr>
            <w:color w:val="00B0F0"/>
            <w:u w:val="single"/>
          </w:rPr>
          <w:t>ruß</w:t>
        </w:r>
        <w:proofErr w:type="gramEnd"/>
        <w:r>
          <w:rPr>
            <w:color w:val="00B0F0"/>
            <w:u w:val="single"/>
          </w:rPr>
          <w:t xml:space="preserve"> von Klaus-Dieter</w:t>
        </w:r>
      </w:ins>
      <w:ins w:id="113" w:author="Hardi Stengelin" w:date="2020-02-08T09:25:00Z">
        <w:r>
          <w:rPr>
            <w:color w:val="00B0F0"/>
            <w:u w:val="single"/>
          </w:rPr>
          <w:t xml:space="preserve"> </w:t>
        </w:r>
        <w:r>
          <w:rPr>
            <w:noProof/>
            <w:color w:val="00B0F0"/>
            <w:u w:val="single"/>
          </w:rPr>
          <w:t>(#8</w:t>
        </w:r>
        <w:r>
          <w:rPr>
            <w:noProof/>
            <w:color w:val="00B0F0"/>
            <w:u w:val="single"/>
          </w:rPr>
          <w:t>89</w:t>
        </w:r>
        <w:r>
          <w:rPr>
            <w:noProof/>
            <w:color w:val="00B0F0"/>
            <w:u w:val="single"/>
          </w:rPr>
          <w:t>)</w:t>
        </w:r>
        <w:r>
          <w:rPr>
            <w:noProof/>
            <w:sz w:val="14"/>
            <w:szCs w:val="14"/>
          </w:rPr>
          <w:t xml:space="preserve"> [/URL]</w:t>
        </w:r>
      </w:ins>
    </w:p>
    <w:p w:rsidR="00F543EA" w:rsidRDefault="00F543EA" w:rsidP="003F1E7D">
      <w:pPr>
        <w:pStyle w:val="KeinLeerraum"/>
        <w:rPr>
          <w:ins w:id="114" w:author="Hardi Stengelin" w:date="2020-02-08T09:33:00Z"/>
          <w:noProof/>
        </w:rPr>
      </w:pPr>
      <w:ins w:id="115" w:author="Hardi Stengelin" w:date="2020-02-08T09:25:00Z">
        <w:r w:rsidRPr="00F543EA">
          <w:rPr>
            <w:noProof/>
          </w:rPr>
          <w:t>[vimeo]</w:t>
        </w:r>
      </w:ins>
      <w:ins w:id="116" w:author="Hardi Stengelin" w:date="2020-02-08T09:33:00Z">
        <w:r w:rsidR="00022128">
          <w:rPr>
            <w:noProof/>
          </w:rPr>
          <w:fldChar w:fldCharType="begin"/>
        </w:r>
        <w:r w:rsidR="00022128">
          <w:rPr>
            <w:noProof/>
          </w:rPr>
          <w:instrText xml:space="preserve"> HYPERLINK "</w:instrText>
        </w:r>
      </w:ins>
      <w:ins w:id="117" w:author="Hardi Stengelin" w:date="2020-02-08T09:25:00Z">
        <w:r w:rsidR="00022128" w:rsidRPr="00F543EA">
          <w:rPr>
            <w:noProof/>
          </w:rPr>
          <w:instrText>https://vimeo.com/381195021[/vimeo</w:instrText>
        </w:r>
      </w:ins>
      <w:ins w:id="118" w:author="Hardi Stengelin" w:date="2020-02-08T09:33:00Z">
        <w:r w:rsidR="00022128">
          <w:rPr>
            <w:noProof/>
          </w:rPr>
          <w:instrText xml:space="preserve">" </w:instrText>
        </w:r>
        <w:r w:rsidR="00022128">
          <w:rPr>
            <w:noProof/>
          </w:rPr>
          <w:fldChar w:fldCharType="separate"/>
        </w:r>
      </w:ins>
      <w:ins w:id="119" w:author="Hardi Stengelin" w:date="2020-02-08T09:25:00Z">
        <w:r w:rsidR="00022128" w:rsidRPr="005B1A0A">
          <w:rPr>
            <w:rStyle w:val="Hyperlink"/>
            <w:noProof/>
          </w:rPr>
          <w:t>https://vimeo.com/381195021[/vimeo</w:t>
        </w:r>
      </w:ins>
      <w:ins w:id="120" w:author="Hardi Stengelin" w:date="2020-02-08T09:33:00Z">
        <w:r w:rsidR="00022128">
          <w:rPr>
            <w:noProof/>
          </w:rPr>
          <w:fldChar w:fldCharType="end"/>
        </w:r>
      </w:ins>
      <w:ins w:id="121" w:author="Hardi Stengelin" w:date="2020-02-08T09:25:00Z">
        <w:r w:rsidRPr="00F543EA">
          <w:rPr>
            <w:noProof/>
          </w:rPr>
          <w:t>]</w:t>
        </w:r>
      </w:ins>
    </w:p>
    <w:p w:rsidR="00022128" w:rsidRDefault="00022128" w:rsidP="003F1E7D">
      <w:pPr>
        <w:pStyle w:val="KeinLeerraum"/>
        <w:rPr>
          <w:ins w:id="122" w:author="Hardi Stengelin" w:date="2020-02-08T09:33:00Z"/>
          <w:noProof/>
        </w:rPr>
      </w:pPr>
    </w:p>
    <w:p w:rsidR="00022128" w:rsidRDefault="00022128" w:rsidP="00022128">
      <w:pPr>
        <w:pStyle w:val="KeinLeerraum"/>
        <w:rPr>
          <w:ins w:id="123" w:author="Hardi Stengelin" w:date="2020-02-08T09:33:00Z"/>
          <w:noProof/>
        </w:rPr>
      </w:pPr>
      <w:ins w:id="124" w:author="Hardi Stengelin" w:date="2020-02-08T09:33:00Z">
        <w:r>
          <w:rPr>
            <w:noProof/>
            <w:sz w:val="6"/>
            <w:szCs w:val="6"/>
          </w:rPr>
          <w:t>[URL=</w:t>
        </w:r>
        <w:proofErr w:type="gramStart"/>
        <w:r>
          <w:rPr>
            <w:noProof/>
            <w:sz w:val="6"/>
            <w:szCs w:val="6"/>
          </w:rPr>
          <w:t>https://www.stummiforum.de/viewtopic.php?f=7&amp;t=165060&amp;sd=a&amp;start</w:t>
        </w:r>
        <w:r>
          <w:rPr>
            <w:noProof/>
            <w:sz w:val="14"/>
            <w:szCs w:val="14"/>
          </w:rPr>
          <w:t>=8</w:t>
        </w:r>
        <w:r>
          <w:rPr>
            <w:noProof/>
            <w:sz w:val="14"/>
            <w:szCs w:val="14"/>
          </w:rPr>
          <w:t>96</w:t>
        </w:r>
        <w:r>
          <w:rPr>
            <w:noProof/>
            <w:sz w:val="14"/>
            <w:szCs w:val="14"/>
          </w:rPr>
          <w:t>]</w:t>
        </w:r>
        <w:r>
          <w:rPr>
            <w:noProof/>
            <w:sz w:val="6"/>
            <w:szCs w:val="6"/>
          </w:rPr>
          <w:t xml:space="preserve">  </w:t>
        </w:r>
      </w:ins>
      <w:ins w:id="125" w:author="Hardi Stengelin" w:date="2020-02-08T09:35:00Z">
        <w:r>
          <w:rPr>
            <w:color w:val="00B0F0"/>
            <w:u w:val="single"/>
          </w:rPr>
          <w:t>5</w:t>
        </w:r>
      </w:ins>
      <w:proofErr w:type="gramEnd"/>
      <w:ins w:id="126" w:author="Hardi Stengelin" w:date="2020-02-08T09:34:00Z">
        <w:r>
          <w:rPr>
            <w:color w:val="00B0F0"/>
            <w:u w:val="single"/>
          </w:rPr>
          <w:t xml:space="preserve"> Videos des sensationellen </w:t>
        </w:r>
      </w:ins>
      <w:ins w:id="127" w:author="Hardi Stengelin" w:date="2020-02-08T09:35:00Z">
        <w:r>
          <w:rPr>
            <w:color w:val="00B0F0"/>
            <w:u w:val="single"/>
          </w:rPr>
          <w:t xml:space="preserve">beleuchteten </w:t>
        </w:r>
      </w:ins>
      <w:ins w:id="128" w:author="Hardi Stengelin" w:date="2020-02-08T09:34:00Z">
        <w:r>
          <w:rPr>
            <w:color w:val="00B0F0"/>
            <w:u w:val="single"/>
          </w:rPr>
          <w:t>Bahnhofs von Armin</w:t>
        </w:r>
      </w:ins>
      <w:ins w:id="129" w:author="Hardi Stengelin" w:date="2020-02-08T09:33:00Z">
        <w:r>
          <w:rPr>
            <w:color w:val="00B0F0"/>
            <w:u w:val="single"/>
          </w:rPr>
          <w:t xml:space="preserve"> </w:t>
        </w:r>
        <w:r>
          <w:rPr>
            <w:noProof/>
            <w:color w:val="00B0F0"/>
            <w:u w:val="single"/>
          </w:rPr>
          <w:t>(#8</w:t>
        </w:r>
      </w:ins>
      <w:ins w:id="130" w:author="Hardi Stengelin" w:date="2020-02-08T09:34:00Z">
        <w:r>
          <w:rPr>
            <w:noProof/>
            <w:color w:val="00B0F0"/>
            <w:u w:val="single"/>
          </w:rPr>
          <w:t>97</w:t>
        </w:r>
      </w:ins>
      <w:ins w:id="131" w:author="Hardi Stengelin" w:date="2020-02-08T09:33:00Z">
        <w:r>
          <w:rPr>
            <w:noProof/>
            <w:color w:val="00B0F0"/>
            <w:u w:val="single"/>
          </w:rPr>
          <w:t>)</w:t>
        </w:r>
        <w:r>
          <w:rPr>
            <w:noProof/>
            <w:sz w:val="14"/>
            <w:szCs w:val="14"/>
          </w:rPr>
          <w:t xml:space="preserve"> [/URL]</w:t>
        </w:r>
      </w:ins>
    </w:p>
    <w:p w:rsidR="00022128" w:rsidRPr="003C286B" w:rsidRDefault="00022128" w:rsidP="00022128">
      <w:pPr>
        <w:pStyle w:val="KeinLeerraum"/>
        <w:rPr>
          <w:noProof/>
          <w:rPrChange w:id="132" w:author="Hardi Stengelin" w:date="2020-02-08T09:01:00Z">
            <w:rPr>
              <w:noProof/>
              <w:lang w:val="en-US"/>
            </w:rPr>
          </w:rPrChange>
        </w:rPr>
      </w:pPr>
      <w:ins w:id="133" w:author="Hardi Stengelin" w:date="2020-02-08T09:33:00Z">
        <w:r w:rsidRPr="00022128">
          <w:rPr>
            <w:noProof/>
          </w:rPr>
          <w:t xml:space="preserve"> </w:t>
        </w:r>
        <w:r w:rsidRPr="00022128">
          <w:rPr>
            <w:noProof/>
          </w:rPr>
          <w:t>[vimeo]https://vimeo.com/381884243[/vimeo]</w:t>
        </w:r>
      </w:ins>
    </w:p>
    <w:p w:rsidR="00AA63A7" w:rsidRPr="003C286B" w:rsidRDefault="00AA63A7" w:rsidP="00AA63A7">
      <w:pPr>
        <w:pStyle w:val="KeinLeerraum"/>
        <w:rPr>
          <w:noProof/>
          <w:rPrChange w:id="134" w:author="Hardi Stengelin" w:date="2020-02-08T09:01:00Z">
            <w:rPr>
              <w:noProof/>
              <w:lang w:val="en-US"/>
            </w:rPr>
          </w:rPrChange>
        </w:rPr>
      </w:pPr>
    </w:p>
    <w:p w:rsidR="00C77A79" w:rsidRPr="00C77A79" w:rsidRDefault="00C77A79" w:rsidP="00C77A79">
      <w:pPr>
        <w:pStyle w:val="KeinLeerraum"/>
        <w:rPr>
          <w:lang w:val="en-US"/>
        </w:rPr>
      </w:pPr>
      <w:r w:rsidRPr="00EB3006">
        <w:rPr>
          <w:noProof/>
          <w:sz w:val="14"/>
          <w:szCs w:val="14"/>
          <w:lang w:val="en-US"/>
        </w:rPr>
        <w:t>[color=#0000FF][size=120][b]</w:t>
      </w:r>
      <w:r w:rsidRPr="00C77A79">
        <w:rPr>
          <w:lang w:val="en-US"/>
        </w:rPr>
        <w:t xml:space="preserve"> </w:t>
      </w:r>
      <w:r w:rsidRPr="00236271">
        <w:rPr>
          <w:b/>
          <w:bCs/>
          <w:noProof/>
          <w:color w:val="0000FF"/>
          <w:sz w:val="28"/>
          <w:szCs w:val="28"/>
          <w:lang w:val="en-US"/>
        </w:rPr>
        <w:t>Bezugsquellen</w:t>
      </w:r>
      <w:r w:rsidRPr="00461AD2">
        <w:rPr>
          <w:color w:val="0000FF"/>
          <w:lang w:val="en-US"/>
        </w:rPr>
        <w:t>:</w:t>
      </w:r>
      <w:r w:rsidRPr="00C77A79">
        <w:rPr>
          <w:lang w:val="en-US"/>
        </w:rPr>
        <w:t xml:space="preserve"> </w:t>
      </w:r>
      <w:r w:rsidRPr="00EB3006">
        <w:rPr>
          <w:noProof/>
          <w:sz w:val="14"/>
          <w:szCs w:val="14"/>
          <w:lang w:val="en-US"/>
        </w:rPr>
        <w:t>[/color][/size] [/b]</w:t>
      </w:r>
    </w:p>
    <w:p w:rsidR="00C77A79" w:rsidRDefault="00C77A79" w:rsidP="00C77A79">
      <w:pPr>
        <w:pStyle w:val="KeinLeerraum"/>
      </w:pPr>
      <w:r>
        <w:t>Die im Folgenden angegebenen Bezugsquellen sind nur Beispiele. Die Teile gibt es sicherlich auch bei vielen anderen Herstellern. Meldet Euch bitte falls ein Link nicht mehr funktioniert oder wenn Ihr günstigere Quellen kennt.</w:t>
      </w:r>
    </w:p>
    <w:p w:rsidR="00C77A79" w:rsidRDefault="00C77A79" w:rsidP="00C77A79">
      <w:pPr>
        <w:pStyle w:val="KeinLeerraum"/>
        <w:rPr>
          <w:noProof/>
        </w:rPr>
      </w:pPr>
      <w:r>
        <w:rPr>
          <w:noProof/>
        </w:rPr>
        <w:t>[list]</w:t>
      </w:r>
    </w:p>
    <w:p w:rsidR="00C77A79" w:rsidRPr="00C77A79" w:rsidRDefault="00C77A79" w:rsidP="00C77A79">
      <w:pPr>
        <w:pStyle w:val="KeinLeerraum"/>
        <w:rPr>
          <w:sz w:val="14"/>
          <w:szCs w:val="14"/>
        </w:rPr>
      </w:pPr>
      <w:r>
        <w:t xml:space="preserve">[*] WS2812 LEDs schnell: </w:t>
      </w:r>
      <w:r w:rsidRPr="00C77A79">
        <w:rPr>
          <w:sz w:val="14"/>
          <w:szCs w:val="14"/>
        </w:rPr>
        <w:t>https://www.amazon.de/Kuman-100pcs-WS2812B-Addressable-Arduino/dp/B07B7GVFRG/ref=pd_sbs_60_2?_encoding=UTF8&amp;pd_rd_i=B07B7GVFRG&amp;pd_rd_r=c86c60ff-1663-11e9-bcfc-89e94cb2608a&amp;pd_rd_w=IoTGG&amp;pd_rd_wg=RoOus&amp;pf_rd_p=51bcaa00-4765-4e8f-a690-5db3c9ed1b31&amp;pf_rd_r=H975JS0KT92BHS6HGA50&amp;psc=1&amp;refRID=H975JS0KT92BHS6HGA50</w:t>
      </w:r>
    </w:p>
    <w:p w:rsidR="00C77A79" w:rsidRDefault="00C77A79" w:rsidP="00C77A79">
      <w:pPr>
        <w:pStyle w:val="KeinLeerraum"/>
      </w:pPr>
      <w:r>
        <w:lastRenderedPageBreak/>
        <w:t xml:space="preserve">[*] WS2812 (Billiger aber lange Lieferzeit): </w:t>
      </w:r>
      <w:r w:rsidRPr="00C77A79">
        <w:rPr>
          <w:sz w:val="16"/>
          <w:szCs w:val="16"/>
        </w:rPr>
        <w:t>https://www.aliexpress.com/item/32694592019.html?spm=a2g0s.9042311.0.0.27424c4d1oivPG</w:t>
      </w:r>
    </w:p>
    <w:p w:rsidR="00C77A79" w:rsidRDefault="00C77A79" w:rsidP="00C77A79">
      <w:pPr>
        <w:pStyle w:val="KeinLeerraum"/>
      </w:pPr>
      <w:r>
        <w:t xml:space="preserve">[*] WS2812 LEDs mit angelöteten Kabeln: </w:t>
      </w:r>
      <w:r w:rsidRPr="00C77A79">
        <w:rPr>
          <w:sz w:val="16"/>
          <w:szCs w:val="16"/>
        </w:rPr>
        <w:t>https://de.aliexpress.com/item/1941066393.html?spm=a2g0s.9042311.0.0.3da24c4dXk8Cxy</w:t>
      </w:r>
    </w:p>
    <w:p w:rsidR="00C77A79" w:rsidRDefault="00C77A79" w:rsidP="00C77A79">
      <w:pPr>
        <w:pStyle w:val="KeinLeerraum"/>
      </w:pPr>
      <w:r>
        <w:t xml:space="preserve">[*] WS2811 Module zum ansteuern normaler LEDs: </w:t>
      </w:r>
      <w:r w:rsidRPr="00C77A79">
        <w:rPr>
          <w:sz w:val="14"/>
          <w:szCs w:val="14"/>
        </w:rPr>
        <w:t>https://www.aliexpress.com/item/32755999690.html?spm=a2g0s.9042311.0.0.27424c4d1R2J3z</w:t>
      </w:r>
    </w:p>
    <w:p w:rsidR="00C77A79" w:rsidRDefault="00C77A79" w:rsidP="00C77A79">
      <w:pPr>
        <w:pStyle w:val="KeinLeerraum"/>
      </w:pPr>
      <w:r>
        <w:t xml:space="preserve">[*] 4-Polige Wannenstecker: #133: </w:t>
      </w:r>
      <w:r w:rsidRPr="00EC0E25">
        <w:rPr>
          <w:sz w:val="16"/>
          <w:szCs w:val="16"/>
        </w:rPr>
        <w:t>https://www.stummiforum.de/viewtopic.php?f=7&amp;t=165060&amp;sd=a&amp;start=132</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JQ6500: </w:t>
      </w:r>
      <w:r w:rsidRPr="00EC0E25">
        <w:rPr>
          <w:sz w:val="14"/>
          <w:szCs w:val="14"/>
          <w:lang w:val="en-US"/>
        </w:rPr>
        <w:t>https://de.aliexpress.com/item/32712836075.html</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MP3-TF-16P: </w:t>
      </w:r>
      <w:r w:rsidRPr="00EC0E25">
        <w:rPr>
          <w:sz w:val="14"/>
          <w:szCs w:val="14"/>
          <w:lang w:val="en-US"/>
        </w:rPr>
        <w:t>https://de.aliexpress.com/item/32919672331.html</w:t>
      </w:r>
    </w:p>
    <w:p w:rsidR="001D0797" w:rsidRDefault="001D0797" w:rsidP="001D0797">
      <w:pPr>
        <w:pStyle w:val="KeinLeerraum"/>
        <w:rPr>
          <w:rStyle w:val="Hyperlink"/>
          <w:sz w:val="14"/>
          <w:szCs w:val="14"/>
        </w:rPr>
      </w:pPr>
      <w:r w:rsidRPr="001D0797">
        <w:t xml:space="preserve">[*] 64 WS2812 LEDs für </w:t>
      </w:r>
      <w:r w:rsidR="00E273C0">
        <w:t>T</w:t>
      </w:r>
      <w:r w:rsidRPr="001D0797">
        <w:t>est</w:t>
      </w:r>
      <w:r w:rsidR="00E273C0">
        <w:t>s</w:t>
      </w:r>
      <w:r w:rsidRPr="001D0797">
        <w:t xml:space="preserve"> am </w:t>
      </w:r>
      <w:r>
        <w:t>Schreibtisch</w:t>
      </w:r>
      <w:r w:rsidR="00E273C0">
        <w:t xml:space="preserve">: </w:t>
      </w:r>
      <w:hyperlink r:id="rId42" w:history="1">
        <w:r w:rsidR="00CB4359" w:rsidRPr="00E2539F">
          <w:rPr>
            <w:rStyle w:val="Hyperlink"/>
            <w:sz w:val="14"/>
            <w:szCs w:val="14"/>
          </w:rPr>
          <w:t>https://www.amazon.de/AZDelivery-Matrix-CJMCU-8-Arduino-Raspberry/dp/B078HYP681/ref=sr_1_19?keywords=Ws2812+Led&amp;qid=1570436873&amp;sr=8-19</w:t>
        </w:r>
      </w:hyperlink>
    </w:p>
    <w:p w:rsidR="00DB005A" w:rsidRDefault="001F69C1" w:rsidP="001F69C1">
      <w:pPr>
        <w:pStyle w:val="KeinLeerraum"/>
        <w:rPr>
          <w:rStyle w:val="Hyperlink"/>
          <w:color w:val="auto"/>
          <w:u w:val="none"/>
        </w:rPr>
      </w:pPr>
      <w:r w:rsidRPr="001F69C1">
        <w:rPr>
          <w:rStyle w:val="Hyperlink"/>
          <w:color w:val="auto"/>
          <w:u w:val="none"/>
        </w:rPr>
        <w:t xml:space="preserve">Momentan </w:t>
      </w:r>
      <w:r>
        <w:rPr>
          <w:rStyle w:val="Hyperlink"/>
          <w:color w:val="auto"/>
          <w:u w:val="none"/>
        </w:rPr>
        <w:t>s</w:t>
      </w:r>
      <w:r w:rsidRPr="001F69C1">
        <w:rPr>
          <w:rStyle w:val="Hyperlink"/>
          <w:color w:val="auto"/>
          <w:u w:val="none"/>
        </w:rPr>
        <w:t>ind di</w:t>
      </w:r>
      <w:r>
        <w:rPr>
          <w:rStyle w:val="Hyperlink"/>
          <w:color w:val="auto"/>
          <w:u w:val="none"/>
        </w:rPr>
        <w:t xml:space="preserve">e LEDs bei diesem Lieferanten vergriffen und bei </w:t>
      </w:r>
      <w:proofErr w:type="spellStart"/>
      <w:r>
        <w:rPr>
          <w:rStyle w:val="Hyperlink"/>
          <w:color w:val="auto"/>
          <w:u w:val="none"/>
        </w:rPr>
        <w:t>Anderen</w:t>
      </w:r>
      <w:proofErr w:type="spellEnd"/>
      <w:r>
        <w:rPr>
          <w:rStyle w:val="Hyperlink"/>
          <w:color w:val="auto"/>
          <w:u w:val="none"/>
        </w:rPr>
        <w:t xml:space="preserve"> sind nur noch wenige Vorrätig. </w:t>
      </w:r>
    </w:p>
    <w:p w:rsidR="001F69C1" w:rsidRPr="001F69C1" w:rsidRDefault="001F69C1" w:rsidP="001F69C1">
      <w:pPr>
        <w:pStyle w:val="KeinLeerraum"/>
      </w:pPr>
      <w:r>
        <w:rPr>
          <w:rStyle w:val="Hyperlink"/>
          <w:color w:val="auto"/>
          <w:u w:val="none"/>
        </w:rPr>
        <w:t>=&gt; Google „WS2812 64 LEDs“</w:t>
      </w:r>
    </w:p>
    <w:p w:rsidR="001F69C1" w:rsidRPr="007F40CE" w:rsidRDefault="00CB4359" w:rsidP="001F69C1">
      <w:pPr>
        <w:pStyle w:val="KeinLeerraum"/>
        <w:rPr>
          <w:noProof/>
          <w:sz w:val="6"/>
          <w:szCs w:val="6"/>
        </w:rPr>
      </w:pPr>
      <w:r>
        <w:t xml:space="preserve">[*] Platinen: Mail an Alf </w:t>
      </w:r>
      <w:r>
        <w:rPr>
          <w:noProof/>
        </w:rPr>
        <w:t>([User]aftpriv[/User])</w:t>
      </w:r>
      <w:r w:rsidR="00236271">
        <w:rPr>
          <w:noProof/>
        </w:rPr>
        <w:t xml:space="preserve">: </w:t>
      </w:r>
      <w:hyperlink r:id="rId43" w:history="1">
        <w:r w:rsidR="00D773FC" w:rsidRPr="00E32930">
          <w:rPr>
            <w:rStyle w:val="Hyperlink"/>
            <w:b/>
            <w:bCs/>
          </w:rPr>
          <w:t>LedLib@yahoo.</w:t>
        </w:r>
      </w:hyperlink>
      <w:r w:rsidR="00D773FC">
        <w:rPr>
          <w:rStyle w:val="Hyperlink"/>
          <w:b/>
          <w:bCs/>
        </w:rPr>
        <w:t>com</w:t>
      </w:r>
      <w:r w:rsidR="001F69C1">
        <w:rPr>
          <w:noProof/>
        </w:rPr>
        <w:br/>
        <w:t xml:space="preserve">Siehe </w:t>
      </w:r>
      <w:r w:rsidR="001F69C1" w:rsidRPr="003E54F5">
        <w:rPr>
          <w:noProof/>
          <w:sz w:val="6"/>
          <w:szCs w:val="6"/>
        </w:rPr>
        <w:t xml:space="preserve"> [URL=https://www.stummiforum.de/viewtopic.php?f=7&amp;t=165060&amp;sd=a&amp;start=499]</w:t>
      </w:r>
      <w:r w:rsidR="001F69C1">
        <w:rPr>
          <w:noProof/>
          <w:color w:val="00B0F0"/>
          <w:u w:val="single"/>
        </w:rPr>
        <w:t>Verfügbare Platinen und P</w:t>
      </w:r>
      <w:r w:rsidR="001F69C1" w:rsidRPr="00F1703D">
        <w:rPr>
          <w:noProof/>
          <w:color w:val="00B0F0"/>
          <w:u w:val="single"/>
        </w:rPr>
        <w:t>reisliste (#500)</w:t>
      </w:r>
      <w:r w:rsidR="001F69C1" w:rsidRPr="00F1703D">
        <w:rPr>
          <w:noProof/>
          <w:sz w:val="14"/>
          <w:szCs w:val="14"/>
        </w:rPr>
        <w:t xml:space="preserve"> </w:t>
      </w:r>
      <w:r w:rsidR="001F69C1" w:rsidRPr="003E54F5">
        <w:rPr>
          <w:noProof/>
          <w:sz w:val="6"/>
          <w:szCs w:val="6"/>
        </w:rPr>
        <w:t>[/URL]</w:t>
      </w:r>
      <w:r w:rsidR="001F69C1">
        <w:rPr>
          <w:noProof/>
        </w:rPr>
        <w:t>.</w:t>
      </w:r>
    </w:p>
    <w:p w:rsidR="001F460D" w:rsidRDefault="00F026AD" w:rsidP="006246F2">
      <w:pPr>
        <w:pStyle w:val="KeinLeerraum"/>
        <w:rPr>
          <w:noProof/>
        </w:rPr>
      </w:pPr>
      <w:r>
        <w:rPr>
          <w:noProof/>
        </w:rPr>
        <w:t>[/list]</w:t>
      </w:r>
    </w:p>
    <w:p w:rsidR="00F026AD" w:rsidRDefault="00F026AD" w:rsidP="006246F2">
      <w:pPr>
        <w:pStyle w:val="KeinLeerraum"/>
      </w:pPr>
    </w:p>
    <w:p w:rsidR="00352C70" w:rsidRDefault="00907D0C" w:rsidP="006246F2">
      <w:pPr>
        <w:pStyle w:val="KeinLeerraum"/>
      </w:pPr>
      <w:r>
        <w:t>Hardi</w:t>
      </w:r>
    </w:p>
    <w:p w:rsidR="00352C70" w:rsidRDefault="00352C70" w:rsidP="006246F2">
      <w:pPr>
        <w:pStyle w:val="KeinLeerraum"/>
      </w:pPr>
    </w:p>
    <w:p w:rsidR="00C77A79" w:rsidRDefault="00C77A79">
      <w:r>
        <w:br w:type="page"/>
      </w:r>
    </w:p>
    <w:p w:rsidR="00352C70" w:rsidRDefault="00352C70" w:rsidP="006246F2">
      <w:pPr>
        <w:pStyle w:val="KeinLeerraum"/>
      </w:pPr>
      <w:r w:rsidRPr="00352C70">
        <w:rPr>
          <w:noProof/>
        </w:rPr>
        <w:lastRenderedPageBreak/>
        <w:t>[spoiler title=</w:t>
      </w:r>
      <w:r w:rsidRPr="00EB09D4">
        <w:rPr>
          <w:color w:val="FF0000"/>
          <w:sz w:val="28"/>
          <w:szCs w:val="28"/>
        </w:rPr>
        <w:t xml:space="preserve">Hier ist die alte Startseite </w:t>
      </w:r>
      <w:r>
        <w:t xml:space="preserve">(Ich kann nichts </w:t>
      </w:r>
      <w:r w:rsidR="00C77A79">
        <w:t>wegschmeißen)</w:t>
      </w:r>
      <w:r w:rsidRPr="00352C70">
        <w:t>]</w:t>
      </w:r>
    </w:p>
    <w:p w:rsidR="00C77A79" w:rsidRDefault="00C77A79" w:rsidP="00C77A79">
      <w:pPr>
        <w:pStyle w:val="KeinLeerraum"/>
      </w:pPr>
      <w:r w:rsidRPr="00285B43">
        <w:rPr>
          <w:noProof/>
          <w:sz w:val="12"/>
          <w:szCs w:val="12"/>
        </w:rPr>
        <w:t>[b][color=#FF0000][size=150]</w:t>
      </w:r>
      <w:r>
        <w:rPr>
          <w:noProof/>
        </w:rPr>
        <w:t>Achtung:</w:t>
      </w:r>
      <w:r>
        <w:t xml:space="preserve"> Seit Heute (2.10.19) gibt es das neue Excel </w:t>
      </w:r>
      <w:r>
        <w:rPr>
          <w:noProof/>
        </w:rPr>
        <w:t>Konfigurationstool.</w:t>
      </w:r>
      <w:r w:rsidRPr="00285B43">
        <w:rPr>
          <w:noProof/>
          <w:sz w:val="16"/>
          <w:szCs w:val="16"/>
        </w:rPr>
        <w:t>[/size][/color][/b]</w:t>
      </w:r>
      <w:r>
        <w:rPr>
          <w:noProof/>
        </w:rPr>
        <w:t xml:space="preserve"> </w:t>
      </w:r>
    </w:p>
    <w:p w:rsidR="00C77A79" w:rsidRDefault="00C77A79" w:rsidP="00C77A79">
      <w:pPr>
        <w:pStyle w:val="KeinLeerraum"/>
      </w:pPr>
      <w:r>
        <w:t xml:space="preserve">Siehe: #509 https://www.stummiforum.de/viewtopic.php?f=7&amp;t=165060&amp;sd=a&amp;start=508 </w:t>
      </w:r>
    </w:p>
    <w:p w:rsidR="00C77A79" w:rsidRDefault="00C77A79" w:rsidP="00C77A79">
      <w:pPr>
        <w:pStyle w:val="KeinLeerraum"/>
      </w:pPr>
    </w:p>
    <w:p w:rsidR="00C77A79" w:rsidRDefault="00C77A79" w:rsidP="00C77A79">
      <w:pPr>
        <w:pStyle w:val="KeinLeerraum"/>
      </w:pPr>
    </w:p>
    <w:p w:rsidR="00C77A79" w:rsidRDefault="00C77A79" w:rsidP="00C77A79">
      <w:pPr>
        <w:pStyle w:val="KeinLeerraum"/>
      </w:pPr>
      <w:r>
        <w:t>[b]Liebes Stummiland,</w:t>
      </w:r>
      <w:r w:rsidR="00285B43">
        <w:t xml:space="preserve"> </w:t>
      </w:r>
      <w:r>
        <w:t>[/b]</w:t>
      </w:r>
    </w:p>
    <w:p w:rsidR="00C77A79" w:rsidRDefault="00C77A79" w:rsidP="00C77A79">
      <w:pPr>
        <w:pStyle w:val="KeinLeerraum"/>
      </w:pPr>
    </w:p>
    <w:p w:rsidR="00C77A79" w:rsidRDefault="00C77A79" w:rsidP="00C77A79">
      <w:pPr>
        <w:pStyle w:val="KeinLeerraum"/>
      </w:pPr>
      <w:r>
        <w:t>endlich ist es vollbracht. Nach 9 Monaten ist die MobaLedLib so weit, dass ich sie Euch vorstellen kann.</w:t>
      </w:r>
    </w:p>
    <w:p w:rsidR="00C77A79" w:rsidRDefault="00C77A79" w:rsidP="00C77A79">
      <w:pPr>
        <w:pStyle w:val="KeinLeerraum"/>
      </w:pPr>
    </w:p>
    <w:p w:rsidR="00C77A79" w:rsidRDefault="00C77A79" w:rsidP="00C77A79">
      <w:pPr>
        <w:pStyle w:val="KeinLeerraum"/>
      </w:pPr>
      <w:r>
        <w:t xml:space="preserve">Mit der Bibliothek können bis zu </w:t>
      </w:r>
      <w:r w:rsidRPr="00285B43">
        <w:rPr>
          <w:noProof/>
          <w:sz w:val="16"/>
          <w:szCs w:val="16"/>
        </w:rPr>
        <w:t>[b][color=#0000FF]</w:t>
      </w:r>
      <w:r w:rsidRPr="00285B43">
        <w:rPr>
          <w:noProof/>
          <w:color w:val="0000FF"/>
        </w:rPr>
        <w:t>768 LEDs</w:t>
      </w:r>
      <w:r w:rsidRPr="00285B43">
        <w:rPr>
          <w:noProof/>
          <w:sz w:val="16"/>
          <w:szCs w:val="16"/>
        </w:rPr>
        <w:t>[/color][/b]</w:t>
      </w:r>
      <w:r>
        <w:t xml:space="preserve"> und andere Verbraucher über eine einzige Signalleitung von einem Arduino aus gesteuert werden. </w:t>
      </w:r>
    </w:p>
    <w:p w:rsidR="00C77A79" w:rsidRDefault="00C77A79" w:rsidP="00C77A79">
      <w:pPr>
        <w:pStyle w:val="KeinLeerraum"/>
      </w:pPr>
      <w:r>
        <w:t xml:space="preserve">Zur Ansteuerung der LEDs und anderer Verbraucher werden Bausteine auf Basis des </w:t>
      </w:r>
      <w:r>
        <w:rPr>
          <w:noProof/>
        </w:rPr>
        <w:t>[b][color=#0000FF]WS2811 / WS2812[/color][/b]</w:t>
      </w:r>
      <w:r>
        <w:t xml:space="preserve"> eingesetzt. Da diese ICs nur wenige Cents kosten (7 – 12 Cent) lassen sich damit sehr billige und gleichzeitig sehr flexible Beleuchtungen auf einer Eisenbahn realisieren. Durch die Ansteuerung mit einer </w:t>
      </w:r>
      <w:r>
        <w:rPr>
          <w:noProof/>
        </w:rPr>
        <w:t>[b][color=#0000FF]einzigen Signalleitung[/color][/b]</w:t>
      </w:r>
      <w:r>
        <w:t xml:space="preserve"> ist auch die Verkabelung extrem einfach. Die Verbraucher werden über </w:t>
      </w:r>
      <w:r>
        <w:rPr>
          <w:noProof/>
        </w:rPr>
        <w:t>[b][color=#0000FF]4-polige Flachkabel[/color][/b]</w:t>
      </w:r>
      <w:r>
        <w:t xml:space="preserve"> in Verteilerleisten gesteckt welche beliebig kaskadier bar sind. </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350520</wp:posOffset>
            </wp:positionV>
            <wp:extent cx="2098040" cy="1540510"/>
            <wp:effectExtent l="0" t="0" r="0" b="254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098040" cy="1540510"/>
                    </a:xfrm>
                    <a:prstGeom prst="rect">
                      <a:avLst/>
                    </a:prstGeom>
                    <a:noFill/>
                    <a:ln>
                      <a:noFill/>
                    </a:ln>
                  </pic:spPr>
                </pic:pic>
              </a:graphicData>
            </a:graphic>
          </wp:anchor>
        </w:drawing>
      </w:r>
      <w:r w:rsidR="00C77A79">
        <w:rPr>
          <w:noProof/>
        </w:rPr>
        <w:t>[color=#008040][b]Da</w:t>
      </w:r>
      <w:r w:rsidR="00C77A79">
        <w:t xml:space="preserve"> der Thread inzwischen sehr lang geworden ist habe ich ein Inhaltsverzeichnis unten in diesem Beitrag begonnen.</w:t>
      </w:r>
      <w:r w:rsidR="00236271">
        <w:t xml:space="preserve"> </w:t>
      </w:r>
      <w:r w:rsidR="00C77A79">
        <w:rPr>
          <w:noProof/>
        </w:rPr>
        <w:t>[/b][/color]</w:t>
      </w:r>
    </w:p>
    <w:p w:rsidR="00C77A79" w:rsidRDefault="00C77A79" w:rsidP="00C77A79">
      <w:pPr>
        <w:pStyle w:val="KeinLeerraum"/>
      </w:pPr>
    </w:p>
    <w:p w:rsidR="00C77A79" w:rsidRDefault="00C77A79" w:rsidP="00C77A79">
      <w:pPr>
        <w:pStyle w:val="KeinLeerraum"/>
      </w:pPr>
      <w:r>
        <w:t>[url=</w:t>
      </w:r>
      <w:proofErr w:type="gramStart"/>
      <w:r>
        <w:t>https://abload.de/image.php?img=berblickarduinohuserugacgi.jpg][</w:t>
      </w:r>
      <w:proofErr w:type="gramEnd"/>
      <w:r>
        <w:t>img]http://abload.de/img/berblickarduinohuserugacgi.jpg[/img][/url]</w:t>
      </w:r>
      <w:r w:rsidR="00866C2D" w:rsidRPr="00866C2D">
        <w:t xml:space="preserve"> </w:t>
      </w:r>
    </w:p>
    <w:p w:rsidR="00C77A79" w:rsidRDefault="00C77A79" w:rsidP="00C77A79">
      <w:pPr>
        <w:pStyle w:val="KeinLeerraum"/>
      </w:pPr>
    </w:p>
    <w:p w:rsidR="00C77A79" w:rsidRDefault="00C77A79" w:rsidP="00C77A79">
      <w:pPr>
        <w:pStyle w:val="KeinLeerraum"/>
      </w:pPr>
      <w:r>
        <w:t>So können z.B. alle Zimmer in einem Modelhaus mit einer eigenen [</w:t>
      </w:r>
      <w:proofErr w:type="spellStart"/>
      <w:r>
        <w:t>color</w:t>
      </w:r>
      <w:proofErr w:type="spellEnd"/>
      <w:r>
        <w:t>=#0000</w:t>
      </w:r>
      <w:proofErr w:type="gramStart"/>
      <w:r>
        <w:t>FF][</w:t>
      </w:r>
      <w:proofErr w:type="gramEnd"/>
      <w:r>
        <w:t>b]RGB LED[/b][/</w:t>
      </w:r>
      <w:proofErr w:type="spellStart"/>
      <w:r>
        <w:t>color</w:t>
      </w:r>
      <w:proofErr w:type="spellEnd"/>
      <w:r>
        <w:t xml:space="preserve">] bestückt werden und trotzdem wird das gesamte Haus nur mit einem 4-poligen Stecker am Verteiler angesteckt. Dabei kann jedes Zimmer individuell ein- und ausgeschaltet werden. Zusätzlich können die Helligkeit und die Farbe jedes Raums verstellt werden. Damit sind dann auch Effekte wie ein Fernseher oder ein Kaminfeuer möglich. </w:t>
      </w:r>
    </w:p>
    <w:p w:rsidR="00C77A79" w:rsidRDefault="00C77A79" w:rsidP="00C77A79">
      <w:pPr>
        <w:pStyle w:val="KeinLeerraum"/>
      </w:pPr>
    </w:p>
    <w:p w:rsidR="00C77A79" w:rsidRDefault="00C77A79" w:rsidP="00C77A79">
      <w:pPr>
        <w:pStyle w:val="KeinLeerraum"/>
      </w:pPr>
      <w:r>
        <w:t>Neben den Häusern gibt es noch eine Vielfalt weiterer Beleuchtungen auf einer Modellanlage welche mit dieser Bibliothek gesteuert werden können. Das sind z.B. Lichtsignale, Andreaskreuze, Verkehrsampeln, Blinkende Einsatzfahrzeuge, Baustellenabsicherungen, Disko oder Kirmes Effekte, …</w:t>
      </w:r>
    </w:p>
    <w:p w:rsidR="00C77A79" w:rsidRDefault="00C77A79" w:rsidP="00C77A79">
      <w:pPr>
        <w:pStyle w:val="KeinLeerraum"/>
      </w:pPr>
    </w:p>
    <w:p w:rsidR="00C77A79" w:rsidRDefault="00C77A79" w:rsidP="00C77A79">
      <w:pPr>
        <w:pStyle w:val="KeinLeerraum"/>
      </w:pPr>
      <w:r>
        <w:t>Die „Ein Draht Verkabelung“ kann zusätzlich zur Ansteuerung von mehreren [b][</w:t>
      </w:r>
      <w:proofErr w:type="spellStart"/>
      <w:r>
        <w:t>color</w:t>
      </w:r>
      <w:proofErr w:type="spellEnd"/>
      <w:r>
        <w:t>=#0000</w:t>
      </w:r>
      <w:proofErr w:type="gramStart"/>
      <w:r>
        <w:t>FF]Sound</w:t>
      </w:r>
      <w:proofErr w:type="gramEnd"/>
      <w:r>
        <w:t>[/</w:t>
      </w:r>
      <w:proofErr w:type="spellStart"/>
      <w:r>
        <w:t>color</w:t>
      </w:r>
      <w:proofErr w:type="spellEnd"/>
      <w:r>
        <w:t>][/b] Modulen auf der ganzen Anlage eingesetzt werden. Entsprechende Soundmodule mit einer passenden SD-Karte gibt es für zwei Euro. Damit können dann Bahnhofsansagen, Eisenbahngeräusche (Glocke an Bahnschranke), Tierlaute, Kirchturmglocken und vieles mehr wiedergegeben werden.</w:t>
      </w:r>
    </w:p>
    <w:p w:rsidR="00C77A79" w:rsidRDefault="00C77A79" w:rsidP="00C77A79">
      <w:pPr>
        <w:pStyle w:val="KeinLeerraum"/>
      </w:pPr>
    </w:p>
    <w:p w:rsidR="00C77A79" w:rsidRDefault="00C77A79" w:rsidP="00C77A79">
      <w:pPr>
        <w:pStyle w:val="KeinLeerraum"/>
      </w:pPr>
      <w:r>
        <w:lastRenderedPageBreak/>
        <w:t>Das Verfahren eignet sich auch zur Ansteuerung von [b][</w:t>
      </w:r>
      <w:proofErr w:type="spellStart"/>
      <w:r>
        <w:t>color</w:t>
      </w:r>
      <w:proofErr w:type="spellEnd"/>
      <w:r>
        <w:t>=#0000</w:t>
      </w:r>
      <w:proofErr w:type="gramStart"/>
      <w:r>
        <w:t>FF]bewegten</w:t>
      </w:r>
      <w:proofErr w:type="gramEnd"/>
      <w:r>
        <w:t xml:space="preserve"> Komponenten[/</w:t>
      </w:r>
      <w:proofErr w:type="spellStart"/>
      <w:r>
        <w:t>color</w:t>
      </w:r>
      <w:proofErr w:type="spellEnd"/>
      <w:r>
        <w:t>][/b]. Mit Hilfe einer kleinen zusätzlichen Schaltung können die Signale zum Ansteuern von [b][</w:t>
      </w:r>
      <w:proofErr w:type="spellStart"/>
      <w:r>
        <w:t>color</w:t>
      </w:r>
      <w:proofErr w:type="spellEnd"/>
      <w:r>
        <w:t>=#0000</w:t>
      </w:r>
      <w:proofErr w:type="gramStart"/>
      <w:r>
        <w:t>FF]Servos</w:t>
      </w:r>
      <w:proofErr w:type="gramEnd"/>
      <w:r>
        <w:t>[/</w:t>
      </w:r>
      <w:proofErr w:type="spellStart"/>
      <w:r>
        <w:t>color</w:t>
      </w:r>
      <w:proofErr w:type="spellEnd"/>
      <w:r>
        <w:t>][/b] oder [b][</w:t>
      </w:r>
      <w:proofErr w:type="spellStart"/>
      <w:r>
        <w:t>color</w:t>
      </w:r>
      <w:proofErr w:type="spellEnd"/>
      <w:r>
        <w:t>=#0000FF]Schrittmotoren[/</w:t>
      </w:r>
      <w:proofErr w:type="spellStart"/>
      <w:r>
        <w:t>color</w:t>
      </w:r>
      <w:proofErr w:type="spellEnd"/>
      <w:r>
        <w:t xml:space="preserve">][/b] generiert werden. </w:t>
      </w:r>
    </w:p>
    <w:p w:rsidR="00C77A79" w:rsidRDefault="00C77A79" w:rsidP="00C77A79">
      <w:pPr>
        <w:pStyle w:val="KeinLeerraum"/>
      </w:pPr>
      <w:r>
        <w:t>Mit einem Transistor zur Verstärkung können Elektromagnete oder Gleichstrommotoren ebenso verwendet werden.</w:t>
      </w:r>
    </w:p>
    <w:p w:rsidR="00C77A79" w:rsidRDefault="00C77A79" w:rsidP="00C77A79">
      <w:pPr>
        <w:pStyle w:val="KeinLeerraum"/>
      </w:pPr>
    </w:p>
    <w:p w:rsidR="00C77A79" w:rsidRDefault="00C77A79" w:rsidP="00C77A79">
      <w:pPr>
        <w:pStyle w:val="KeinLeerraum"/>
      </w:pPr>
      <w:r>
        <w:t>Die Effekte können [b][</w:t>
      </w:r>
      <w:proofErr w:type="spellStart"/>
      <w:r>
        <w:t>color</w:t>
      </w:r>
      <w:proofErr w:type="spellEnd"/>
      <w:r>
        <w:t>=#0000</w:t>
      </w:r>
      <w:proofErr w:type="gramStart"/>
      <w:r>
        <w:t>FF]automatisch</w:t>
      </w:r>
      <w:proofErr w:type="gramEnd"/>
      <w:r>
        <w:t>[/</w:t>
      </w:r>
      <w:proofErr w:type="spellStart"/>
      <w:r>
        <w:t>color</w:t>
      </w:r>
      <w:proofErr w:type="spellEnd"/>
      <w:r>
        <w:t>][/b] oder [b][</w:t>
      </w:r>
      <w:proofErr w:type="spellStart"/>
      <w:r>
        <w:t>color</w:t>
      </w:r>
      <w:proofErr w:type="spellEnd"/>
      <w:r>
        <w:t>=#0000FF]manuell[/</w:t>
      </w:r>
      <w:proofErr w:type="spellStart"/>
      <w:r>
        <w:t>color</w:t>
      </w:r>
      <w:proofErr w:type="spellEnd"/>
      <w:r>
        <w:t>][/b] gesteuert werden. Die Steuerung kann ganz unabhängig von einem Computer betrieben werden oder seine Befehle von diesem erhalten.</w:t>
      </w:r>
    </w:p>
    <w:p w:rsidR="00C77A79" w:rsidRDefault="00C77A79" w:rsidP="00C77A79">
      <w:pPr>
        <w:pStyle w:val="KeinLeerraum"/>
      </w:pPr>
    </w:p>
    <w:p w:rsidR="00C77A79" w:rsidRDefault="00C77A79" w:rsidP="00C77A79">
      <w:pPr>
        <w:pStyle w:val="KeinLeerraum"/>
      </w:pPr>
      <w:r>
        <w:t>Die Bibliothek enthält ein Modul mit dem [b][</w:t>
      </w:r>
      <w:proofErr w:type="spellStart"/>
      <w:r>
        <w:t>color</w:t>
      </w:r>
      <w:proofErr w:type="spellEnd"/>
      <w:r>
        <w:t>=#0000FF]80 und mehr Schalter[/</w:t>
      </w:r>
      <w:proofErr w:type="spellStart"/>
      <w:proofErr w:type="gramStart"/>
      <w:r>
        <w:t>color</w:t>
      </w:r>
      <w:proofErr w:type="spellEnd"/>
      <w:r>
        <w:t>][</w:t>
      </w:r>
      <w:proofErr w:type="gramEnd"/>
      <w:r>
        <w:t xml:space="preserve">/b] über wenige Anschlüsse des Arduinos eingelesen werden können. </w:t>
      </w:r>
    </w:p>
    <w:p w:rsidR="00C77A79" w:rsidRDefault="00C77A79" w:rsidP="00C77A79">
      <w:pPr>
        <w:pStyle w:val="KeinLeerraum"/>
      </w:pPr>
      <w:r>
        <w:t>Sie unterstützt ebenso das einlesen von Kommandos über den [b][</w:t>
      </w:r>
      <w:proofErr w:type="spellStart"/>
      <w:r>
        <w:t>color</w:t>
      </w:r>
      <w:proofErr w:type="spellEnd"/>
      <w:r>
        <w:t>=#0000</w:t>
      </w:r>
      <w:proofErr w:type="gramStart"/>
      <w:r>
        <w:t>FF]CAN</w:t>
      </w:r>
      <w:proofErr w:type="gramEnd"/>
      <w:r>
        <w:t xml:space="preserve"> Bus[/</w:t>
      </w:r>
      <w:proofErr w:type="spellStart"/>
      <w:r>
        <w:t>color</w:t>
      </w:r>
      <w:proofErr w:type="spellEnd"/>
      <w:r>
        <w:t>][/b].</w:t>
      </w:r>
    </w:p>
    <w:p w:rsidR="00C77A79" w:rsidRDefault="00C77A79" w:rsidP="00C77A79">
      <w:pPr>
        <w:pStyle w:val="KeinLeerraum"/>
      </w:pPr>
    </w:p>
    <w:p w:rsidR="00C77A79" w:rsidRDefault="00C77A79" w:rsidP="00C77A79">
      <w:pPr>
        <w:pStyle w:val="KeinLeerraum"/>
      </w:pPr>
      <w:r>
        <w:t>Zum einfachen Einstieg enthält die Bibliothek sehr [b][</w:t>
      </w:r>
      <w:proofErr w:type="spellStart"/>
      <w:r>
        <w:t>color</w:t>
      </w:r>
      <w:proofErr w:type="spellEnd"/>
      <w:r>
        <w:t>=#0000</w:t>
      </w:r>
      <w:proofErr w:type="gramStart"/>
      <w:r>
        <w:t>FF]viele</w:t>
      </w:r>
      <w:proofErr w:type="gramEnd"/>
      <w:r>
        <w:t xml:space="preserve"> Beispiele[/</w:t>
      </w:r>
      <w:proofErr w:type="spellStart"/>
      <w:r>
        <w:t>color</w:t>
      </w:r>
      <w:proofErr w:type="spellEnd"/>
      <w:r>
        <w:t>][/b] welche anschaulich zeigen wie die einzelnen Funktionen genutzt werden. Damit kann das System auch [b][</w:t>
      </w:r>
      <w:proofErr w:type="spellStart"/>
      <w:r>
        <w:t>color</w:t>
      </w:r>
      <w:proofErr w:type="spellEnd"/>
      <w:r>
        <w:t>=#0000</w:t>
      </w:r>
      <w:proofErr w:type="gramStart"/>
      <w:r>
        <w:t>FF]ohne</w:t>
      </w:r>
      <w:proofErr w:type="gramEnd"/>
      <w:r>
        <w:t xml:space="preserve"> Programmierkenntnisse[/</w:t>
      </w:r>
      <w:proofErr w:type="spellStart"/>
      <w:r>
        <w:t>color</w:t>
      </w:r>
      <w:proofErr w:type="spellEnd"/>
      <w:r>
        <w:t>][/b] eingesetzt und an die eigenen Bedürfnisse angepasst werden.</w:t>
      </w:r>
    </w:p>
    <w:p w:rsidR="00C77A79" w:rsidRDefault="00C77A79" w:rsidP="00C77A79">
      <w:pPr>
        <w:pStyle w:val="KeinLeerraum"/>
      </w:pPr>
    </w:p>
    <w:p w:rsidR="00C77A79" w:rsidRDefault="00C77A79" w:rsidP="00C77A79">
      <w:pPr>
        <w:pStyle w:val="KeinLeerraum"/>
      </w:pPr>
      <w:r>
        <w:t>Die Bibliothek kann hier heruntergeladen werden: https://github.com/Hardi-St/MobaLedLib</w:t>
      </w:r>
    </w:p>
    <w:p w:rsidR="00C77A79" w:rsidRDefault="00C77A79" w:rsidP="00C77A79">
      <w:pPr>
        <w:pStyle w:val="KeinLeerraum"/>
      </w:pPr>
    </w:p>
    <w:p w:rsidR="00C77A79" w:rsidRDefault="00C77A79" w:rsidP="00C77A79">
      <w:pPr>
        <w:pStyle w:val="KeinLeerraum"/>
      </w:pPr>
      <w:r>
        <w:t>Dort findet Ihr auch eine „[i]kurze[/i]“ Dokumentation zu der MobaLedLib.</w:t>
      </w:r>
    </w:p>
    <w:p w:rsidR="00C77A79" w:rsidRDefault="00C77A79" w:rsidP="00C77A79">
      <w:pPr>
        <w:pStyle w:val="KeinLeerraum"/>
      </w:pPr>
    </w:p>
    <w:p w:rsidR="00C77A79" w:rsidRDefault="00C77A79" w:rsidP="00C77A79">
      <w:pPr>
        <w:pStyle w:val="KeinLeerraum"/>
      </w:pPr>
      <w:r>
        <w:t>[</w:t>
      </w:r>
      <w:proofErr w:type="spellStart"/>
      <w:r>
        <w:t>color</w:t>
      </w:r>
      <w:proofErr w:type="spellEnd"/>
      <w:r>
        <w:t>=#0000</w:t>
      </w:r>
      <w:proofErr w:type="gramStart"/>
      <w:r>
        <w:t>FF]</w:t>
      </w:r>
      <w:r w:rsidRPr="00FA7C1D">
        <w:rPr>
          <w:color w:val="0000FF"/>
        </w:rPr>
        <w:t>Nachtrag</w:t>
      </w:r>
      <w:proofErr w:type="gramEnd"/>
      <w:r w:rsidRPr="00FA7C1D">
        <w:rPr>
          <w:color w:val="0000FF"/>
        </w:rPr>
        <w:t xml:space="preserve">: </w:t>
      </w:r>
      <w:r>
        <w:t>[/</w:t>
      </w:r>
      <w:proofErr w:type="spellStart"/>
      <w:r>
        <w:t>color</w:t>
      </w:r>
      <w:proofErr w:type="spellEnd"/>
      <w:r>
        <w:t>]Inzwischen kann die Bibliothek auch direkt aus der [b]Arduino IDE[/b] heraus [b]installiert[/b] werden. Im Post #14 unten habe ich anhand von ein paar Bildern gezeigt wie das gemacht wird.</w:t>
      </w:r>
    </w:p>
    <w:p w:rsidR="00C77A79" w:rsidRDefault="00C77A79" w:rsidP="00C77A79">
      <w:pPr>
        <w:pStyle w:val="KeinLeerraum"/>
      </w:pPr>
    </w:p>
    <w:p w:rsidR="00C77A79" w:rsidRDefault="00C77A79" w:rsidP="00C77A79">
      <w:pPr>
        <w:pStyle w:val="KeinLeerraum"/>
      </w:pPr>
      <w:r>
        <w:t>[</w:t>
      </w:r>
      <w:proofErr w:type="spellStart"/>
      <w:r>
        <w:t>color</w:t>
      </w:r>
      <w:proofErr w:type="spellEnd"/>
      <w:r>
        <w:t>=#FF</w:t>
      </w:r>
      <w:proofErr w:type="gramStart"/>
      <w:r>
        <w:t>0000]</w:t>
      </w:r>
      <w:r w:rsidRPr="00FA7C1D">
        <w:rPr>
          <w:color w:val="FF0000"/>
        </w:rPr>
        <w:t>Achtung</w:t>
      </w:r>
      <w:proofErr w:type="gramEnd"/>
      <w:r w:rsidRPr="00FA7C1D">
        <w:rPr>
          <w:color w:val="FF0000"/>
        </w:rPr>
        <w:t>: Es sollte immer die neueste Version der Arduino IDE verwendet werden. Versionen kleiner 1.8.x sind [u][</w:t>
      </w:r>
      <w:proofErr w:type="gramStart"/>
      <w:r w:rsidRPr="00FA7C1D">
        <w:rPr>
          <w:color w:val="FF0000"/>
        </w:rPr>
        <w:t>b]nicht</w:t>
      </w:r>
      <w:proofErr w:type="gramEnd"/>
      <w:r w:rsidRPr="00FA7C1D">
        <w:rPr>
          <w:color w:val="FF0000"/>
        </w:rPr>
        <w:t>[/b][/u] kompatibel zu den in der Bibliothek verwendeten Verzeichnisnamen der Beispiele.</w:t>
      </w:r>
      <w:r>
        <w:t>[/</w:t>
      </w:r>
      <w:proofErr w:type="spellStart"/>
      <w:r>
        <w:t>color</w:t>
      </w:r>
      <w:proofErr w:type="spellEnd"/>
      <w:r>
        <w:t>]</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237490</wp:posOffset>
            </wp:positionV>
            <wp:extent cx="2207895" cy="1451610"/>
            <wp:effectExtent l="0" t="0" r="1905"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2207895" cy="1451610"/>
                    </a:xfrm>
                    <a:prstGeom prst="rect">
                      <a:avLst/>
                    </a:prstGeom>
                    <a:noFill/>
                    <a:ln>
                      <a:noFill/>
                    </a:ln>
                  </pic:spPr>
                </pic:pic>
              </a:graphicData>
            </a:graphic>
          </wp:anchor>
        </w:drawing>
      </w:r>
      <w:r w:rsidR="00C77A79">
        <w:t>Hier ein Versuchsaufbau:</w:t>
      </w:r>
    </w:p>
    <w:p w:rsidR="00C77A79" w:rsidRDefault="00C77A79" w:rsidP="00C77A79">
      <w:pPr>
        <w:pStyle w:val="KeinLeerraum"/>
      </w:pPr>
      <w:r>
        <w:t>[url=</w:t>
      </w:r>
      <w:proofErr w:type="gramStart"/>
      <w:r>
        <w:t>https://abload.de/image.php?img=ledversuchsaufbausafrx.jpg][</w:t>
      </w:r>
      <w:proofErr w:type="gramEnd"/>
      <w:r>
        <w:t>img]http://abload.de/img/ledversuchsaufbausafrx.jpg[/img][/url]</w:t>
      </w:r>
      <w:r w:rsidR="00866C2D" w:rsidRPr="00866C2D">
        <w:t xml:space="preserve"> </w:t>
      </w:r>
    </w:p>
    <w:p w:rsidR="00C77A79" w:rsidRDefault="00C77A79" w:rsidP="00C77A79">
      <w:pPr>
        <w:pStyle w:val="KeinLeerraum"/>
      </w:pPr>
    </w:p>
    <w:p w:rsidR="00C77A79" w:rsidRDefault="00C77A79" w:rsidP="00C77A79">
      <w:pPr>
        <w:pStyle w:val="KeinLeerraum"/>
      </w:pPr>
      <w:r>
        <w:t xml:space="preserve">Ich bin sehr gespannt ob Ihr die Bibliothek gebrauchen könnt. </w:t>
      </w:r>
    </w:p>
    <w:p w:rsidR="00C77A79" w:rsidRDefault="00C77A79" w:rsidP="00C77A79">
      <w:pPr>
        <w:pStyle w:val="KeinLeerraum"/>
      </w:pPr>
      <w:r>
        <w:t>Wenn Ihr Fragen, Anregungen oder Kommentare habt nur her damit…</w:t>
      </w:r>
    </w:p>
    <w:p w:rsidR="00C77A79" w:rsidRDefault="00C77A79" w:rsidP="00C77A79">
      <w:pPr>
        <w:pStyle w:val="KeinLeerraum"/>
      </w:pPr>
    </w:p>
    <w:p w:rsidR="00C77A79" w:rsidRDefault="00C77A79" w:rsidP="00C77A79">
      <w:pPr>
        <w:pStyle w:val="KeinLeerraum"/>
      </w:pPr>
      <w:r>
        <w:t>Edit: 17.07.19:</w:t>
      </w:r>
    </w:p>
    <w:p w:rsidR="00C77A79" w:rsidRDefault="00C77A79" w:rsidP="00C77A79">
      <w:pPr>
        <w:pStyle w:val="KeinLeerraum"/>
      </w:pPr>
      <w:r>
        <w:t>Alf und Armin haben eine schöne bunte Bestückungsanleitung für die Hauptplatine der MobaLedLib erstellt. Sie wird automatisch mit der neuen Version der Bibliothek auf euren Rechner kopiert. Ihr findet sie unter %USERPROFILE%</w:t>
      </w:r>
      <w:proofErr w:type="gramStart"/>
      <w:r>
        <w:t>\</w:t>
      </w:r>
      <w:proofErr w:type="spellStart"/>
      <w:r>
        <w:t>Documents</w:t>
      </w:r>
      <w:proofErr w:type="spellEnd"/>
      <w:r>
        <w:t>\Arduino\</w:t>
      </w:r>
      <w:proofErr w:type="spellStart"/>
      <w:r>
        <w:t>libraries</w:t>
      </w:r>
      <w:proofErr w:type="spellEnd"/>
      <w:r>
        <w:t>\MobaLedLib\</w:t>
      </w:r>
      <w:proofErr w:type="spellStart"/>
      <w:r>
        <w:t>extras</w:t>
      </w:r>
      <w:proofErr w:type="spellEnd"/>
      <w:r>
        <w:t xml:space="preserve"> .</w:t>
      </w:r>
      <w:proofErr w:type="gramEnd"/>
    </w:p>
    <w:p w:rsidR="00C77A79" w:rsidRDefault="00C77A79" w:rsidP="00C77A79">
      <w:pPr>
        <w:pStyle w:val="KeinLeerraum"/>
      </w:pPr>
      <w:r>
        <w:lastRenderedPageBreak/>
        <w:t>Die Datei hat den Namen 100-DE_Arduino_fuer_LEDs_Master_Bestueckungsanleitung_20190721_V01-00_komprimiert.pdf</w:t>
      </w:r>
    </w:p>
    <w:p w:rsidR="00C77A79" w:rsidRDefault="00C77A79" w:rsidP="00C77A79">
      <w:pPr>
        <w:pStyle w:val="KeinLeerraum"/>
      </w:pPr>
    </w:p>
    <w:p w:rsidR="00C77A79" w:rsidRDefault="00C77A79" w:rsidP="00C77A79">
      <w:pPr>
        <w:pStyle w:val="KeinLeerraum"/>
      </w:pPr>
      <w:r>
        <w:t>Die Datei alleine findet man unter diesem Link: https://github.com/Hardi-St/MobaLedLib/blob/master/extras/100-DE_Arduino_fuer_LEDs_Master_Bestueckungsanleitung_20190721_V01-00_komprimiert.pdf</w:t>
      </w:r>
    </w:p>
    <w:p w:rsidR="00C77A79" w:rsidRDefault="00C77A79" w:rsidP="00C77A79">
      <w:pPr>
        <w:pStyle w:val="KeinLeerraum"/>
      </w:pPr>
    </w:p>
    <w:p w:rsidR="00C77A79" w:rsidRDefault="00C77A79" w:rsidP="00C77A79">
      <w:pPr>
        <w:pStyle w:val="KeinLeerraum"/>
      </w:pPr>
      <w:r>
        <w:t>Armin ([</w:t>
      </w:r>
      <w:proofErr w:type="spellStart"/>
      <w:r>
        <w:t>user</w:t>
      </w:r>
      <w:proofErr w:type="spellEnd"/>
      <w:r>
        <w:t>]4fangnix[/</w:t>
      </w:r>
      <w:proofErr w:type="spellStart"/>
      <w:r>
        <w:t>user</w:t>
      </w:r>
      <w:proofErr w:type="spellEnd"/>
      <w:r>
        <w:t>]) hat eine sehr schöne Bestückungsanleitung für die Verteilerplatine erstellt. Sie kann von GitHub heruntergeladen werden:</w:t>
      </w:r>
    </w:p>
    <w:p w:rsidR="00C77A79" w:rsidRDefault="00C77A79" w:rsidP="00C77A79">
      <w:pPr>
        <w:pStyle w:val="KeinLeerraum"/>
      </w:pPr>
      <w:r>
        <w:t>https://github.com/Hardi-St/MobaLedLib/blob/master/extras/200-DE_Verteilerplatine_Universal_LoetJumper_Bestueckungsanleitung.pdf</w:t>
      </w:r>
    </w:p>
    <w:p w:rsidR="00C77A79" w:rsidRDefault="00C77A79" w:rsidP="00C77A79">
      <w:pPr>
        <w:pStyle w:val="KeinLeerraum"/>
      </w:pPr>
    </w:p>
    <w:p w:rsidR="00C77A79" w:rsidRDefault="00C77A79" w:rsidP="00C77A79">
      <w:pPr>
        <w:pStyle w:val="KeinLeerraum"/>
      </w:pPr>
      <w:r>
        <w:t>Die Bedienungsanleitung zur Bibliothek kann auch von hier heruntergeladen werden: https://github.com/Hardi-St/MobaLedLib/blob/master/MobaLedLib%20Ein%20kurzer%20Ueberblick.pdf</w:t>
      </w:r>
    </w:p>
    <w:p w:rsidR="00C77A79" w:rsidRPr="00EE5B5E" w:rsidRDefault="00C77A79" w:rsidP="00C77A79">
      <w:pPr>
        <w:pStyle w:val="KeinLeerraum"/>
      </w:pPr>
    </w:p>
    <w:p w:rsidR="00352C70" w:rsidRDefault="00C77A79" w:rsidP="00C77A79">
      <w:pPr>
        <w:pStyle w:val="KeinLeerraum"/>
      </w:pPr>
      <w:r>
        <w:t>Hardi</w:t>
      </w:r>
    </w:p>
    <w:p w:rsidR="00352C70" w:rsidRPr="00854D6D" w:rsidRDefault="00352C70" w:rsidP="006246F2">
      <w:pPr>
        <w:pStyle w:val="KeinLeerraum"/>
      </w:pPr>
      <w:r w:rsidRPr="00352C70">
        <w:t>[</w:t>
      </w:r>
      <w:r>
        <w:t>/</w:t>
      </w:r>
      <w:proofErr w:type="spellStart"/>
      <w:r w:rsidRPr="00352C70">
        <w:t>spoiler</w:t>
      </w:r>
      <w:proofErr w:type="spellEnd"/>
      <w:r>
        <w:t>]</w:t>
      </w:r>
    </w:p>
    <w:sectPr w:rsidR="00352C70" w:rsidRPr="00854D6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1324E3"/>
    <w:multiLevelType w:val="hybridMultilevel"/>
    <w:tmpl w:val="75F6D7C6"/>
    <w:lvl w:ilvl="0" w:tplc="0994C90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di Stengelin">
    <w15:presenceInfo w15:providerId="Windows Live" w15:userId="c03e51d4ea5369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doNotDisplayPageBoundaries/>
  <w:proofState w:spelling="clean" w:grammar="clean"/>
  <w:revisionView w:formatting="0"/>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697"/>
    <w:rsid w:val="0001404E"/>
    <w:rsid w:val="00022128"/>
    <w:rsid w:val="000479D1"/>
    <w:rsid w:val="00087303"/>
    <w:rsid w:val="00096FE3"/>
    <w:rsid w:val="00097552"/>
    <w:rsid w:val="000A5FBC"/>
    <w:rsid w:val="000C52DF"/>
    <w:rsid w:val="000D17CC"/>
    <w:rsid w:val="000D4C35"/>
    <w:rsid w:val="000E0911"/>
    <w:rsid w:val="001112D7"/>
    <w:rsid w:val="0011461F"/>
    <w:rsid w:val="00122F2D"/>
    <w:rsid w:val="00133F62"/>
    <w:rsid w:val="00160BC8"/>
    <w:rsid w:val="001669DB"/>
    <w:rsid w:val="00171C28"/>
    <w:rsid w:val="00173A6A"/>
    <w:rsid w:val="00197BC0"/>
    <w:rsid w:val="001A44EC"/>
    <w:rsid w:val="001B6A47"/>
    <w:rsid w:val="001D0797"/>
    <w:rsid w:val="001F460D"/>
    <w:rsid w:val="001F69C1"/>
    <w:rsid w:val="00235E0F"/>
    <w:rsid w:val="00236271"/>
    <w:rsid w:val="00247097"/>
    <w:rsid w:val="002470B0"/>
    <w:rsid w:val="00254E8A"/>
    <w:rsid w:val="00272786"/>
    <w:rsid w:val="00285570"/>
    <w:rsid w:val="00285B43"/>
    <w:rsid w:val="002916F6"/>
    <w:rsid w:val="002B259A"/>
    <w:rsid w:val="002B4834"/>
    <w:rsid w:val="002C429B"/>
    <w:rsid w:val="002E3CBC"/>
    <w:rsid w:val="00320B9B"/>
    <w:rsid w:val="0032490A"/>
    <w:rsid w:val="0033238C"/>
    <w:rsid w:val="003412A3"/>
    <w:rsid w:val="00352C70"/>
    <w:rsid w:val="0036034A"/>
    <w:rsid w:val="00362071"/>
    <w:rsid w:val="00371434"/>
    <w:rsid w:val="0038220B"/>
    <w:rsid w:val="003A7303"/>
    <w:rsid w:val="003B5BE1"/>
    <w:rsid w:val="003C286B"/>
    <w:rsid w:val="003C3E87"/>
    <w:rsid w:val="003D1BA9"/>
    <w:rsid w:val="003D4625"/>
    <w:rsid w:val="003E061F"/>
    <w:rsid w:val="003E127C"/>
    <w:rsid w:val="003E35DB"/>
    <w:rsid w:val="003E3D73"/>
    <w:rsid w:val="003E54F5"/>
    <w:rsid w:val="003F1E7D"/>
    <w:rsid w:val="003F2EFA"/>
    <w:rsid w:val="0040422C"/>
    <w:rsid w:val="00404230"/>
    <w:rsid w:val="004164D4"/>
    <w:rsid w:val="004341C5"/>
    <w:rsid w:val="00461AD2"/>
    <w:rsid w:val="0047347A"/>
    <w:rsid w:val="004748E9"/>
    <w:rsid w:val="004A5885"/>
    <w:rsid w:val="004B0E41"/>
    <w:rsid w:val="004D4F47"/>
    <w:rsid w:val="004E6FDE"/>
    <w:rsid w:val="00507532"/>
    <w:rsid w:val="00524214"/>
    <w:rsid w:val="00531357"/>
    <w:rsid w:val="0053244B"/>
    <w:rsid w:val="005343E7"/>
    <w:rsid w:val="00541FB0"/>
    <w:rsid w:val="00551557"/>
    <w:rsid w:val="00561C3E"/>
    <w:rsid w:val="005A5369"/>
    <w:rsid w:val="005C0D22"/>
    <w:rsid w:val="005C3CD8"/>
    <w:rsid w:val="005D3258"/>
    <w:rsid w:val="005E060F"/>
    <w:rsid w:val="005E1CCA"/>
    <w:rsid w:val="005F48D7"/>
    <w:rsid w:val="005F5C95"/>
    <w:rsid w:val="006246F2"/>
    <w:rsid w:val="006474AA"/>
    <w:rsid w:val="006575F1"/>
    <w:rsid w:val="00672A69"/>
    <w:rsid w:val="00674F0F"/>
    <w:rsid w:val="00686CD0"/>
    <w:rsid w:val="00690ACD"/>
    <w:rsid w:val="006C13F6"/>
    <w:rsid w:val="006D0937"/>
    <w:rsid w:val="006F1E86"/>
    <w:rsid w:val="006F2998"/>
    <w:rsid w:val="00735223"/>
    <w:rsid w:val="00740AD0"/>
    <w:rsid w:val="0074724A"/>
    <w:rsid w:val="00750AA0"/>
    <w:rsid w:val="00751133"/>
    <w:rsid w:val="007B72E6"/>
    <w:rsid w:val="007C5286"/>
    <w:rsid w:val="007F0801"/>
    <w:rsid w:val="007F2F89"/>
    <w:rsid w:val="007F40CE"/>
    <w:rsid w:val="007F5438"/>
    <w:rsid w:val="007F5CAC"/>
    <w:rsid w:val="00800078"/>
    <w:rsid w:val="00813995"/>
    <w:rsid w:val="00847480"/>
    <w:rsid w:val="00854188"/>
    <w:rsid w:val="00854D6D"/>
    <w:rsid w:val="00866C2D"/>
    <w:rsid w:val="008853FD"/>
    <w:rsid w:val="00887265"/>
    <w:rsid w:val="008C06FB"/>
    <w:rsid w:val="008D42F0"/>
    <w:rsid w:val="008E6C61"/>
    <w:rsid w:val="00906313"/>
    <w:rsid w:val="00907D0C"/>
    <w:rsid w:val="009144B6"/>
    <w:rsid w:val="00920076"/>
    <w:rsid w:val="00943D4D"/>
    <w:rsid w:val="00946B9E"/>
    <w:rsid w:val="00963D89"/>
    <w:rsid w:val="00965697"/>
    <w:rsid w:val="00971DEA"/>
    <w:rsid w:val="00972205"/>
    <w:rsid w:val="0097372A"/>
    <w:rsid w:val="00982526"/>
    <w:rsid w:val="00994A82"/>
    <w:rsid w:val="009A3CD6"/>
    <w:rsid w:val="009B3266"/>
    <w:rsid w:val="009C0D45"/>
    <w:rsid w:val="00A13035"/>
    <w:rsid w:val="00A17A3C"/>
    <w:rsid w:val="00A24984"/>
    <w:rsid w:val="00A4598D"/>
    <w:rsid w:val="00A73111"/>
    <w:rsid w:val="00A96C26"/>
    <w:rsid w:val="00AA63A7"/>
    <w:rsid w:val="00AB07F0"/>
    <w:rsid w:val="00AC577D"/>
    <w:rsid w:val="00AE72AD"/>
    <w:rsid w:val="00AF13AE"/>
    <w:rsid w:val="00B060AD"/>
    <w:rsid w:val="00B1545D"/>
    <w:rsid w:val="00B169EB"/>
    <w:rsid w:val="00B4612F"/>
    <w:rsid w:val="00B47F44"/>
    <w:rsid w:val="00B5109F"/>
    <w:rsid w:val="00BF03F3"/>
    <w:rsid w:val="00BF183F"/>
    <w:rsid w:val="00BF6C1E"/>
    <w:rsid w:val="00C26652"/>
    <w:rsid w:val="00C45211"/>
    <w:rsid w:val="00C66DFD"/>
    <w:rsid w:val="00C77A79"/>
    <w:rsid w:val="00C85291"/>
    <w:rsid w:val="00C854C1"/>
    <w:rsid w:val="00C948F3"/>
    <w:rsid w:val="00CB4359"/>
    <w:rsid w:val="00CC2522"/>
    <w:rsid w:val="00CC6D27"/>
    <w:rsid w:val="00CC7D73"/>
    <w:rsid w:val="00CD122A"/>
    <w:rsid w:val="00CD2222"/>
    <w:rsid w:val="00CE0D56"/>
    <w:rsid w:val="00CE565E"/>
    <w:rsid w:val="00CF18E3"/>
    <w:rsid w:val="00CF2295"/>
    <w:rsid w:val="00D0319B"/>
    <w:rsid w:val="00D129C8"/>
    <w:rsid w:val="00D176B5"/>
    <w:rsid w:val="00D3464E"/>
    <w:rsid w:val="00D50013"/>
    <w:rsid w:val="00D773FC"/>
    <w:rsid w:val="00D976B0"/>
    <w:rsid w:val="00DA2346"/>
    <w:rsid w:val="00DB005A"/>
    <w:rsid w:val="00DB48E4"/>
    <w:rsid w:val="00DC341B"/>
    <w:rsid w:val="00DC4B39"/>
    <w:rsid w:val="00DD3CC0"/>
    <w:rsid w:val="00E146CA"/>
    <w:rsid w:val="00E273C0"/>
    <w:rsid w:val="00E3747D"/>
    <w:rsid w:val="00E45298"/>
    <w:rsid w:val="00E52944"/>
    <w:rsid w:val="00E85623"/>
    <w:rsid w:val="00E91D53"/>
    <w:rsid w:val="00E939BB"/>
    <w:rsid w:val="00EA10F4"/>
    <w:rsid w:val="00EB09D4"/>
    <w:rsid w:val="00EB3006"/>
    <w:rsid w:val="00EB43A8"/>
    <w:rsid w:val="00EB61AF"/>
    <w:rsid w:val="00EC0E25"/>
    <w:rsid w:val="00ED76AB"/>
    <w:rsid w:val="00EE1697"/>
    <w:rsid w:val="00EE56FA"/>
    <w:rsid w:val="00EE5B5E"/>
    <w:rsid w:val="00EE7649"/>
    <w:rsid w:val="00F026AD"/>
    <w:rsid w:val="00F13C72"/>
    <w:rsid w:val="00F1703D"/>
    <w:rsid w:val="00F37D94"/>
    <w:rsid w:val="00F4016B"/>
    <w:rsid w:val="00F543EA"/>
    <w:rsid w:val="00F606A6"/>
    <w:rsid w:val="00F729E2"/>
    <w:rsid w:val="00F80868"/>
    <w:rsid w:val="00FA7C1D"/>
    <w:rsid w:val="00FC1352"/>
    <w:rsid w:val="00FC30B1"/>
    <w:rsid w:val="00FC3F07"/>
    <w:rsid w:val="00FE0A2A"/>
    <w:rsid w:val="00FE0E6E"/>
    <w:rsid w:val="00FE1742"/>
    <w:rsid w:val="00FE254C"/>
    <w:rsid w:val="00FE3D5D"/>
    <w:rsid w:val="00FE3D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CEBEF"/>
  <w15:chartTrackingRefBased/>
  <w15:docId w15:val="{49F95762-BD14-4D87-A838-6E1A9024F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D4F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D4F47"/>
    <w:rPr>
      <w:rFonts w:asciiTheme="majorHAnsi" w:eastAsiaTheme="majorEastAsia" w:hAnsiTheme="majorHAnsi" w:cstheme="majorBidi"/>
      <w:color w:val="2F5496" w:themeColor="accent1" w:themeShade="BF"/>
      <w:sz w:val="32"/>
      <w:szCs w:val="32"/>
    </w:rPr>
  </w:style>
  <w:style w:type="paragraph" w:styleId="KeinLeerraum">
    <w:name w:val="No Spacing"/>
    <w:uiPriority w:val="1"/>
    <w:qFormat/>
    <w:rsid w:val="00EE1697"/>
    <w:pPr>
      <w:spacing w:after="0" w:line="240" w:lineRule="auto"/>
    </w:pPr>
  </w:style>
  <w:style w:type="character" w:styleId="Hyperlink">
    <w:name w:val="Hyperlink"/>
    <w:basedOn w:val="Absatz-Standardschriftart"/>
    <w:uiPriority w:val="99"/>
    <w:unhideWhenUsed/>
    <w:rsid w:val="00DD3CC0"/>
    <w:rPr>
      <w:color w:val="0563C1" w:themeColor="hyperlink"/>
      <w:u w:val="single"/>
    </w:rPr>
  </w:style>
  <w:style w:type="character" w:styleId="NichtaufgelsteErwhnung">
    <w:name w:val="Unresolved Mention"/>
    <w:basedOn w:val="Absatz-Standardschriftart"/>
    <w:uiPriority w:val="99"/>
    <w:semiHidden/>
    <w:unhideWhenUsed/>
    <w:rsid w:val="00DD3CC0"/>
    <w:rPr>
      <w:color w:val="605E5C"/>
      <w:shd w:val="clear" w:color="auto" w:fill="E1DFDD"/>
    </w:rPr>
  </w:style>
  <w:style w:type="paragraph" w:styleId="Titel">
    <w:name w:val="Title"/>
    <w:basedOn w:val="Standard"/>
    <w:next w:val="Standard"/>
    <w:link w:val="TitelZchn"/>
    <w:uiPriority w:val="10"/>
    <w:qFormat/>
    <w:rsid w:val="008853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53FD"/>
    <w:rPr>
      <w:rFonts w:asciiTheme="majorHAnsi" w:eastAsiaTheme="majorEastAsia" w:hAnsiTheme="majorHAnsi" w:cstheme="majorBidi"/>
      <w:spacing w:val="-10"/>
      <w:kern w:val="28"/>
      <w:sz w:val="56"/>
      <w:szCs w:val="56"/>
    </w:rPr>
  </w:style>
  <w:style w:type="character" w:styleId="BesuchterLink">
    <w:name w:val="FollowedHyperlink"/>
    <w:basedOn w:val="Absatz-Standardschriftart"/>
    <w:uiPriority w:val="99"/>
    <w:semiHidden/>
    <w:unhideWhenUsed/>
    <w:rsid w:val="008E6C61"/>
    <w:rPr>
      <w:color w:val="954F72" w:themeColor="followedHyperlink"/>
      <w:u w:val="single"/>
    </w:rPr>
  </w:style>
  <w:style w:type="character" w:styleId="Fett">
    <w:name w:val="Strong"/>
    <w:basedOn w:val="Absatz-Standardschriftart"/>
    <w:uiPriority w:val="22"/>
    <w:qFormat/>
    <w:rsid w:val="00236271"/>
    <w:rPr>
      <w:b/>
      <w:bCs/>
    </w:rPr>
  </w:style>
  <w:style w:type="paragraph" w:styleId="Sprechblasentext">
    <w:name w:val="Balloon Text"/>
    <w:basedOn w:val="Standard"/>
    <w:link w:val="SprechblasentextZchn"/>
    <w:uiPriority w:val="99"/>
    <w:semiHidden/>
    <w:unhideWhenUsed/>
    <w:rsid w:val="00AA63A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63A7"/>
    <w:rPr>
      <w:rFonts w:ascii="Segoe UI" w:hAnsi="Segoe UI" w:cs="Segoe UI"/>
      <w:sz w:val="18"/>
      <w:szCs w:val="18"/>
    </w:rPr>
  </w:style>
  <w:style w:type="paragraph" w:styleId="berarbeitung">
    <w:name w:val="Revision"/>
    <w:hidden/>
    <w:uiPriority w:val="99"/>
    <w:semiHidden/>
    <w:rsid w:val="008D42F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807584">
      <w:bodyDiv w:val="1"/>
      <w:marLeft w:val="0"/>
      <w:marRight w:val="0"/>
      <w:marTop w:val="0"/>
      <w:marBottom w:val="0"/>
      <w:divBdr>
        <w:top w:val="none" w:sz="0" w:space="0" w:color="auto"/>
        <w:left w:val="none" w:sz="0" w:space="0" w:color="auto"/>
        <w:bottom w:val="none" w:sz="0" w:space="0" w:color="auto"/>
        <w:right w:val="none" w:sz="0" w:space="0" w:color="auto"/>
      </w:divBdr>
    </w:div>
    <w:div w:id="1066684841">
      <w:bodyDiv w:val="1"/>
      <w:marLeft w:val="0"/>
      <w:marRight w:val="0"/>
      <w:marTop w:val="0"/>
      <w:marBottom w:val="0"/>
      <w:divBdr>
        <w:top w:val="none" w:sz="0" w:space="0" w:color="auto"/>
        <w:left w:val="none" w:sz="0" w:space="0" w:color="auto"/>
        <w:bottom w:val="none" w:sz="0" w:space="0" w:color="auto"/>
        <w:right w:val="none" w:sz="0" w:space="0" w:color="auto"/>
      </w:divBdr>
      <w:divsChild>
        <w:div w:id="2125463875">
          <w:marLeft w:val="0"/>
          <w:marRight w:val="0"/>
          <w:marTop w:val="0"/>
          <w:marBottom w:val="0"/>
          <w:divBdr>
            <w:top w:val="none" w:sz="0" w:space="0" w:color="auto"/>
            <w:left w:val="none" w:sz="0" w:space="0" w:color="auto"/>
            <w:bottom w:val="none" w:sz="0" w:space="0" w:color="auto"/>
            <w:right w:val="none" w:sz="0" w:space="0" w:color="auto"/>
          </w:divBdr>
        </w:div>
        <w:div w:id="12268623">
          <w:marLeft w:val="0"/>
          <w:marRight w:val="0"/>
          <w:marTop w:val="0"/>
          <w:marBottom w:val="0"/>
          <w:divBdr>
            <w:top w:val="none" w:sz="0" w:space="0" w:color="auto"/>
            <w:left w:val="none" w:sz="0" w:space="0" w:color="auto"/>
            <w:bottom w:val="none" w:sz="0" w:space="0" w:color="auto"/>
            <w:right w:val="none" w:sz="0" w:space="0" w:color="auto"/>
          </w:divBdr>
          <w:divsChild>
            <w:div w:id="1944191707">
              <w:marLeft w:val="0"/>
              <w:marRight w:val="0"/>
              <w:marTop w:val="0"/>
              <w:marBottom w:val="0"/>
              <w:divBdr>
                <w:top w:val="none" w:sz="0" w:space="0" w:color="auto"/>
                <w:left w:val="none" w:sz="0" w:space="0" w:color="auto"/>
                <w:bottom w:val="none" w:sz="0" w:space="0" w:color="auto"/>
                <w:right w:val="none" w:sz="0" w:space="0" w:color="auto"/>
              </w:divBdr>
            </w:div>
            <w:div w:id="299266466">
              <w:marLeft w:val="0"/>
              <w:marRight w:val="0"/>
              <w:marTop w:val="0"/>
              <w:marBottom w:val="0"/>
              <w:divBdr>
                <w:top w:val="none" w:sz="0" w:space="0" w:color="auto"/>
                <w:left w:val="none" w:sz="0" w:space="0" w:color="auto"/>
                <w:bottom w:val="none" w:sz="0" w:space="0" w:color="auto"/>
                <w:right w:val="none" w:sz="0" w:space="0" w:color="auto"/>
              </w:divBdr>
            </w:div>
            <w:div w:id="2107269510">
              <w:marLeft w:val="0"/>
              <w:marRight w:val="0"/>
              <w:marTop w:val="0"/>
              <w:marBottom w:val="0"/>
              <w:divBdr>
                <w:top w:val="none" w:sz="0" w:space="0" w:color="auto"/>
                <w:left w:val="none" w:sz="0" w:space="0" w:color="auto"/>
                <w:bottom w:val="none" w:sz="0" w:space="0" w:color="auto"/>
                <w:right w:val="none" w:sz="0" w:space="0" w:color="auto"/>
              </w:divBdr>
            </w:div>
            <w:div w:id="165439242">
              <w:marLeft w:val="0"/>
              <w:marRight w:val="0"/>
              <w:marTop w:val="0"/>
              <w:marBottom w:val="0"/>
              <w:divBdr>
                <w:top w:val="none" w:sz="0" w:space="0" w:color="auto"/>
                <w:left w:val="none" w:sz="0" w:space="0" w:color="auto"/>
                <w:bottom w:val="none" w:sz="0" w:space="0" w:color="auto"/>
                <w:right w:val="none" w:sz="0" w:space="0" w:color="auto"/>
              </w:divBdr>
            </w:div>
            <w:div w:id="216284835">
              <w:marLeft w:val="0"/>
              <w:marRight w:val="0"/>
              <w:marTop w:val="0"/>
              <w:marBottom w:val="0"/>
              <w:divBdr>
                <w:top w:val="none" w:sz="0" w:space="0" w:color="auto"/>
                <w:left w:val="none" w:sz="0" w:space="0" w:color="auto"/>
                <w:bottom w:val="none" w:sz="0" w:space="0" w:color="auto"/>
                <w:right w:val="none" w:sz="0" w:space="0" w:color="auto"/>
              </w:divBdr>
            </w:div>
            <w:div w:id="2134253075">
              <w:marLeft w:val="0"/>
              <w:marRight w:val="0"/>
              <w:marTop w:val="0"/>
              <w:marBottom w:val="0"/>
              <w:divBdr>
                <w:top w:val="none" w:sz="0" w:space="0" w:color="auto"/>
                <w:left w:val="none" w:sz="0" w:space="0" w:color="auto"/>
                <w:bottom w:val="none" w:sz="0" w:space="0" w:color="auto"/>
                <w:right w:val="none" w:sz="0" w:space="0" w:color="auto"/>
              </w:divBdr>
            </w:div>
            <w:div w:id="1406951149">
              <w:marLeft w:val="0"/>
              <w:marRight w:val="0"/>
              <w:marTop w:val="0"/>
              <w:marBottom w:val="0"/>
              <w:divBdr>
                <w:top w:val="none" w:sz="0" w:space="0" w:color="auto"/>
                <w:left w:val="none" w:sz="0" w:space="0" w:color="auto"/>
                <w:bottom w:val="none" w:sz="0" w:space="0" w:color="auto"/>
                <w:right w:val="none" w:sz="0" w:space="0" w:color="auto"/>
              </w:divBdr>
            </w:div>
            <w:div w:id="1483740038">
              <w:marLeft w:val="0"/>
              <w:marRight w:val="0"/>
              <w:marTop w:val="0"/>
              <w:marBottom w:val="0"/>
              <w:divBdr>
                <w:top w:val="none" w:sz="0" w:space="0" w:color="auto"/>
                <w:left w:val="none" w:sz="0" w:space="0" w:color="auto"/>
                <w:bottom w:val="none" w:sz="0" w:space="0" w:color="auto"/>
                <w:right w:val="none" w:sz="0" w:space="0" w:color="auto"/>
              </w:divBdr>
            </w:div>
            <w:div w:id="3094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59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hyperlink" Target="https://vimeo.com/372593452%5b/vimeo" TargetMode="External"/><Relationship Id="rId3" Type="http://schemas.openxmlformats.org/officeDocument/2006/relationships/styles" Target="styles.xml"/><Relationship Id="rId21" Type="http://schemas.openxmlformats.org/officeDocument/2006/relationships/hyperlink" Target="https://abload.de/img/p1120103b8cso.jpg%5b/img%5d%5b/url" TargetMode="External"/><Relationship Id="rId34" Type="http://schemas.openxmlformats.org/officeDocument/2006/relationships/hyperlink" Target="http://www.thkas-moba.de/mobaled/MoBaLED_Stummi_Komplette_Seiten.pdf" TargetMode="External"/><Relationship Id="rId42" Type="http://schemas.openxmlformats.org/officeDocument/2006/relationships/hyperlink" Target="https://www.amazon.de/AZDelivery-Matrix-CJMCU-8-Arduino-Raspberry/dp/B078HYP681/ref=sr_1_19?keywords=Ws2812+Led&amp;qid=1570436873&amp;sr=8-19" TargetMode="External"/><Relationship Id="rId47" Type="http://schemas.microsoft.com/office/2011/relationships/people" Target="people.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hyperlink" Target="https://abload.de/img/wannenstecker_mit_mar8mk13.jpg%5b/img%5d%5b/url%5d" TargetMode="External"/><Relationship Id="rId33" Type="http://schemas.openxmlformats.org/officeDocument/2006/relationships/hyperlink" Target="https://github.com/Hardi-St" TargetMode="External"/><Relationship Id="rId38" Type="http://schemas.openxmlformats.org/officeDocument/2006/relationships/hyperlink" Target="https://vimeo.com/328620364%5b/vimeo"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bload.de/img/05_alle_ledsp11202308ceh4.jpg%5b/img%5d%5b/url" TargetMode="External"/><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hyperlink" Target="https://vimeo.com/375748123%5b/vime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LedLib@yahoo." TargetMode="External"/><Relationship Id="rId24" Type="http://schemas.openxmlformats.org/officeDocument/2006/relationships/image" Target="media/image11.jpeg"/><Relationship Id="rId32" Type="http://schemas.openxmlformats.org/officeDocument/2006/relationships/hyperlink" Target="https://abload.de/img/p11308728ekcp.jpg%5b/img%5d%5b/url" TargetMode="External"/><Relationship Id="rId37" Type="http://schemas.openxmlformats.org/officeDocument/2006/relationships/hyperlink" Target="https://vimeo.com/326222984%5b/vimeo" TargetMode="External"/><Relationship Id="rId40" Type="http://schemas.openxmlformats.org/officeDocument/2006/relationships/hyperlink" Target="https://vimeo.com/372596371%5b/vimeo" TargetMode="External"/><Relationship Id="rId45"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mailto:LedLib@yahoo.com" TargetMode="External"/><Relationship Id="rId23" Type="http://schemas.openxmlformats.org/officeDocument/2006/relationships/hyperlink" Target="https://abload.de/img/p1120102f5ebd.jpg%5b/img%5d%5b/url" TargetMode="External"/><Relationship Id="rId28" Type="http://schemas.openxmlformats.org/officeDocument/2006/relationships/image" Target="media/image13.jpeg"/><Relationship Id="rId36" Type="http://schemas.openxmlformats.org/officeDocument/2006/relationships/hyperlink" Target="https://vimeo.com/312426949%5b/vimeo" TargetMode="External"/><Relationship Id="rId10" Type="http://schemas.openxmlformats.org/officeDocument/2006/relationships/oleObject" Target="embeddings/oleObject1.bin"/><Relationship Id="rId19" Type="http://schemas.openxmlformats.org/officeDocument/2006/relationships/hyperlink" Target="https://abload.de/img/p1120105f7cfv.jpg%5b/img%5d%5b/url" TargetMode="External"/><Relationship Id="rId31" Type="http://schemas.openxmlformats.org/officeDocument/2006/relationships/hyperlink" Target="https://github.com/Hardi-St/MobaLedLib_Docu/tree/master/3D_Daten_fuer_die_MobaLedLib" TargetMode="External"/><Relationship Id="rId44"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abload.de/img/prog_generator_grol9ksa.jpg" TargetMode="External"/><Relationship Id="rId22" Type="http://schemas.openxmlformats.org/officeDocument/2006/relationships/image" Target="media/image10.jpeg"/><Relationship Id="rId27" Type="http://schemas.openxmlformats.org/officeDocument/2006/relationships/hyperlink" Target="mailto:LedLib@yahoo." TargetMode="External"/><Relationship Id="rId30" Type="http://schemas.openxmlformats.org/officeDocument/2006/relationships/image" Target="media/image15.jpeg"/><Relationship Id="rId35" Type="http://schemas.openxmlformats.org/officeDocument/2006/relationships/image" Target="media/image16.jpeg"/><Relationship Id="rId43" Type="http://schemas.openxmlformats.org/officeDocument/2006/relationships/hyperlink" Target="mailto:LedLib@yahoo." TargetMode="External"/><Relationship Id="rId48"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13961-01F1-42A1-8A2E-9959436C6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7769</Words>
  <Characters>48949</Characters>
  <Application>Microsoft Office Word</Application>
  <DocSecurity>0</DocSecurity>
  <Lines>407</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 Stengelin</dc:creator>
  <cp:keywords/>
  <dc:description/>
  <cp:lastModifiedBy>Hardi Stengelin</cp:lastModifiedBy>
  <cp:revision>139</cp:revision>
  <dcterms:created xsi:type="dcterms:W3CDTF">2019-10-02T18:22:00Z</dcterms:created>
  <dcterms:modified xsi:type="dcterms:W3CDTF">2020-02-08T09:17:00Z</dcterms:modified>
</cp:coreProperties>
</file>