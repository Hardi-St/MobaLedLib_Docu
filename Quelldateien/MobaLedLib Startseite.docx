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E5DBC" w14:textId="77777777"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14:paraId="7E9E98CF" w14:textId="77777777" w:rsidR="00AE72AD" w:rsidRDefault="00AE72AD" w:rsidP="006246F2">
      <w:pPr>
        <w:pStyle w:val="KeinLeerraum"/>
        <w:rPr>
          <w:b/>
          <w:bCs/>
          <w:color w:val="0070C0"/>
          <w:sz w:val="28"/>
          <w:szCs w:val="28"/>
        </w:rPr>
      </w:pPr>
    </w:p>
    <w:p w14:paraId="25594126" w14:textId="77777777"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proofErr w:type="spellStart"/>
      <w:r w:rsidR="00235E0F" w:rsidRPr="00461AD2">
        <w:rPr>
          <w:b/>
          <w:bCs/>
          <w:color w:val="0000FF"/>
          <w:sz w:val="28"/>
          <w:szCs w:val="28"/>
          <w:lang w:val="en-US"/>
        </w:rPr>
        <w:t>Einleitung</w:t>
      </w:r>
      <w:proofErr w:type="spellEnd"/>
      <w:r w:rsidR="00F80868" w:rsidRPr="00EE5B5E">
        <w:rPr>
          <w:b/>
          <w:bCs/>
          <w:color w:val="0000FF"/>
          <w:sz w:val="28"/>
          <w:szCs w:val="28"/>
          <w:lang w:val="en-US"/>
        </w:rPr>
        <w:t xml:space="preserve"> </w:t>
      </w:r>
      <w:bookmarkStart w:id="0" w:name="_Hlk39439529"/>
      <w:r w:rsidR="00F80868" w:rsidRPr="00F80868">
        <w:rPr>
          <w:noProof/>
          <w:sz w:val="12"/>
          <w:szCs w:val="12"/>
          <w:lang w:val="en-US"/>
        </w:rPr>
        <w:t>[/color][/size][/b]</w:t>
      </w:r>
      <w:bookmarkEnd w:id="0"/>
    </w:p>
    <w:p w14:paraId="6C2523B2" w14:textId="77777777" w:rsidR="006246F2" w:rsidRPr="00F80868" w:rsidRDefault="006246F2" w:rsidP="006246F2">
      <w:pPr>
        <w:pStyle w:val="KeinLeerraum"/>
        <w:rPr>
          <w:lang w:val="en-US"/>
        </w:rPr>
      </w:pPr>
    </w:p>
    <w:p w14:paraId="67D75C26" w14:textId="77777777" w:rsidR="00507532" w:rsidRDefault="006246F2" w:rsidP="006246F2">
      <w:pPr>
        <w:pStyle w:val="KeinLeerraum"/>
      </w:pPr>
      <w:r>
        <w:t xml:space="preserve">Als ich die MobaLedLib vor </w:t>
      </w:r>
      <w:r w:rsidR="0040422C">
        <w:t xml:space="preserve">fast einem Jahr </w:t>
      </w:r>
      <w:r>
        <w:t xml:space="preserve">veröffentlicht habe dachte ich nicht wie sehr sich das Projekt weiterentwickeln wird. </w:t>
      </w:r>
    </w:p>
    <w:p w14:paraId="4BF6FAA4" w14:textId="77777777" w:rsidR="002B259A" w:rsidRDefault="002B259A" w:rsidP="006246F2">
      <w:pPr>
        <w:pStyle w:val="KeinLeerraum"/>
      </w:pPr>
    </w:p>
    <w:p w14:paraId="5CFA4170" w14:textId="7964D74B" w:rsidR="00EE1697" w:rsidRDefault="006246F2" w:rsidP="006246F2">
      <w:pPr>
        <w:pStyle w:val="KeinLeerraum"/>
      </w:pPr>
      <w:r>
        <w:t xml:space="preserve">Inzwischen </w:t>
      </w:r>
      <w:r w:rsidR="00E146CA">
        <w:t>(</w:t>
      </w:r>
      <w:ins w:id="1" w:author="Hardi Stengelin" w:date="2020-06-17T11:56:00Z">
        <w:r w:rsidR="00366EE0">
          <w:t>17.06.20</w:t>
        </w:r>
      </w:ins>
      <w:r w:rsidR="00E146CA">
        <w:t xml:space="preserve">) </w:t>
      </w:r>
      <w:r>
        <w:t xml:space="preserve">umfasst der Thread </w:t>
      </w:r>
      <w:ins w:id="2" w:author="Hardi Stengelin" w:date="2020-06-17T11:56:00Z">
        <w:r w:rsidR="00366EE0">
          <w:t>2441</w:t>
        </w:r>
      </w:ins>
      <w:r w:rsidR="00AC577D">
        <w:t xml:space="preserve"> </w:t>
      </w:r>
      <w:r>
        <w:t xml:space="preserve">Einträge </w:t>
      </w:r>
      <w:r w:rsidR="00507532">
        <w:t xml:space="preserve">in denen man sich unmöglich zurechtfinden kann. </w:t>
      </w:r>
    </w:p>
    <w:p w14:paraId="07AD5A0E" w14:textId="77777777" w:rsidR="002B259A" w:rsidRDefault="002B259A" w:rsidP="006246F2">
      <w:pPr>
        <w:pStyle w:val="KeinLeerraum"/>
      </w:pPr>
    </w:p>
    <w:p w14:paraId="206481F0" w14:textId="77777777"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14:paraId="4AD9862A" w14:textId="77777777" w:rsidR="00F80868" w:rsidRDefault="002B259A" w:rsidP="006246F2">
      <w:pPr>
        <w:pStyle w:val="KeinLeerraum"/>
      </w:pPr>
      <w:r>
        <w:t xml:space="preserve">Oh je, da habe ich mir was vorgenommen… </w:t>
      </w:r>
    </w:p>
    <w:p w14:paraId="15FCD905" w14:textId="77777777"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14:paraId="201E4D8A" w14:textId="77777777" w:rsidR="00171C28" w:rsidRDefault="00171C28" w:rsidP="006246F2">
      <w:pPr>
        <w:pStyle w:val="KeinLeerraum"/>
        <w:rPr>
          <w:ins w:id="3" w:author="Hardi Stengelin" w:date="2020-05-03T22:59:00Z"/>
        </w:rPr>
      </w:pPr>
    </w:p>
    <w:p w14:paraId="45916DDD" w14:textId="77777777" w:rsidR="00E07798" w:rsidRDefault="00E07798" w:rsidP="006246F2">
      <w:pPr>
        <w:pStyle w:val="KeinLeerraum"/>
        <w:rPr>
          <w:ins w:id="4" w:author="Hardi Stengelin" w:date="2020-05-03T23:00:00Z"/>
        </w:rPr>
      </w:pPr>
      <w:ins w:id="5" w:author="Hardi Stengelin" w:date="2020-05-03T23:04:00Z">
        <w:r w:rsidRPr="00E07798">
          <w:rPr>
            <w:noProof/>
            <w:sz w:val="12"/>
            <w:szCs w:val="12"/>
            <w:rPrChange w:id="6" w:author="Hardi Stengelin" w:date="2020-05-03T23:04:00Z">
              <w:rPr>
                <w:noProof/>
                <w:sz w:val="12"/>
                <w:szCs w:val="12"/>
                <w:lang w:val="en-US"/>
              </w:rPr>
            </w:rPrChange>
          </w:rPr>
          <w:t>[color=#FF</w:t>
        </w:r>
      </w:ins>
      <w:ins w:id="7" w:author="Hardi Stengelin" w:date="2020-05-03T23:13:00Z">
        <w:r w:rsidR="00AC09B0">
          <w:rPr>
            <w:noProof/>
            <w:sz w:val="12"/>
            <w:szCs w:val="12"/>
          </w:rPr>
          <w:t>0000</w:t>
        </w:r>
      </w:ins>
      <w:ins w:id="8" w:author="Hardi Stengelin" w:date="2020-05-03T23:04:00Z">
        <w:r w:rsidRPr="00E07798">
          <w:rPr>
            <w:noProof/>
            <w:sz w:val="12"/>
            <w:szCs w:val="12"/>
            <w:rPrChange w:id="9" w:author="Hardi Stengelin" w:date="2020-05-03T23:04:00Z">
              <w:rPr>
                <w:noProof/>
                <w:sz w:val="12"/>
                <w:szCs w:val="12"/>
                <w:lang w:val="en-US"/>
              </w:rPr>
            </w:rPrChange>
          </w:rPr>
          <w:t xml:space="preserve">][size=120] [b] </w:t>
        </w:r>
      </w:ins>
      <w:ins w:id="10" w:author="Hardi Stengelin" w:date="2020-05-03T23:00:00Z">
        <w:r>
          <w:t>Achtung:</w:t>
        </w:r>
      </w:ins>
      <w:ins w:id="11" w:author="Hardi Stengelin" w:date="2020-05-03T23:05:00Z">
        <w:r w:rsidRPr="00E07798">
          <w:rPr>
            <w:noProof/>
            <w:sz w:val="12"/>
            <w:szCs w:val="12"/>
            <w:rPrChange w:id="12" w:author="Hardi Stengelin" w:date="2020-05-03T23:05:00Z">
              <w:rPr>
                <w:noProof/>
                <w:sz w:val="12"/>
                <w:szCs w:val="12"/>
                <w:lang w:val="en-US"/>
              </w:rPr>
            </w:rPrChange>
          </w:rPr>
          <w:t xml:space="preserve"> [/color][/size][/b]</w:t>
        </w:r>
      </w:ins>
      <w:ins w:id="13" w:author="Hardi Stengelin" w:date="2020-05-03T23:00:00Z">
        <w:r>
          <w:t xml:space="preserve"> </w:t>
        </w:r>
      </w:ins>
      <w:ins w:id="14" w:author="Hardi Stengelin" w:date="2020-05-03T22:59:00Z">
        <w:r>
          <w:t xml:space="preserve">Seit Anfang März gibt es ein </w:t>
        </w:r>
      </w:ins>
      <w:ins w:id="15" w:author="Hardi Stengelin" w:date="2020-05-03T23:05:00Z">
        <w:r w:rsidRPr="002E02C7">
          <w:rPr>
            <w:noProof/>
            <w:sz w:val="12"/>
            <w:szCs w:val="12"/>
          </w:rPr>
          <w:t>[color=#0000FF][b]</w:t>
        </w:r>
      </w:ins>
      <w:ins w:id="16" w:author="Hardi Stengelin" w:date="2020-05-03T22:59:00Z">
        <w:r>
          <w:t xml:space="preserve">eigenes Wiki </w:t>
        </w:r>
      </w:ins>
      <w:ins w:id="17" w:author="Hardi Stengelin" w:date="2020-05-03T23:05:00Z">
        <w:r w:rsidRPr="00E07798">
          <w:rPr>
            <w:noProof/>
            <w:sz w:val="12"/>
            <w:szCs w:val="12"/>
            <w:rPrChange w:id="18" w:author="Hardi Stengelin" w:date="2020-05-03T23:05:00Z">
              <w:rPr>
                <w:noProof/>
                <w:sz w:val="12"/>
                <w:szCs w:val="12"/>
                <w:lang w:val="en-US"/>
              </w:rPr>
            </w:rPrChange>
          </w:rPr>
          <w:t xml:space="preserve">[/color][/b] </w:t>
        </w:r>
      </w:ins>
      <w:ins w:id="19" w:author="Hardi Stengelin" w:date="2020-05-03T22:59:00Z">
        <w:r>
          <w:t>für die MobaLed</w:t>
        </w:r>
      </w:ins>
      <w:ins w:id="20" w:author="Hardi Stengelin" w:date="2020-05-03T23:00:00Z">
        <w:r>
          <w:t>Lib:</w:t>
        </w:r>
      </w:ins>
    </w:p>
    <w:p w14:paraId="7730A31B" w14:textId="77777777" w:rsidR="004646A8" w:rsidRDefault="004646A8" w:rsidP="006246F2">
      <w:pPr>
        <w:pStyle w:val="KeinLeerraum"/>
        <w:rPr>
          <w:ins w:id="21" w:author="Hardi Stengelin" w:date="2020-05-03T23:11:00Z"/>
        </w:rPr>
      </w:pPr>
      <w:ins w:id="22" w:author="Hardi Stengelin" w:date="2020-05-03T23:11:00Z">
        <w:r>
          <w:fldChar w:fldCharType="begin"/>
        </w:r>
        <w:r>
          <w:instrText xml:space="preserve"> HYPERLINK "</w:instrText>
        </w:r>
        <w:r w:rsidRPr="004646A8">
          <w:instrText>https://wiki.mobaledlib.de/</w:instrText>
        </w:r>
        <w:r>
          <w:instrText xml:space="preserve">" </w:instrText>
        </w:r>
        <w:r>
          <w:fldChar w:fldCharType="separate"/>
        </w:r>
        <w:r w:rsidRPr="00F57CC6">
          <w:rPr>
            <w:rStyle w:val="Hyperlink"/>
          </w:rPr>
          <w:t>https://wiki.mobaledlib.de/</w:t>
        </w:r>
        <w:r>
          <w:fldChar w:fldCharType="end"/>
        </w:r>
      </w:ins>
    </w:p>
    <w:p w14:paraId="1FEE2B43" w14:textId="77777777" w:rsidR="00E07798" w:rsidRDefault="00E07798" w:rsidP="006246F2">
      <w:pPr>
        <w:pStyle w:val="KeinLeerraum"/>
        <w:rPr>
          <w:ins w:id="23" w:author="Hardi Stengelin" w:date="2020-05-03T22:59:00Z"/>
        </w:rPr>
      </w:pPr>
      <w:ins w:id="24" w:author="Hardi Stengelin" w:date="2020-05-03T23:01:00Z">
        <w:r>
          <w:t>Hier findet Ihr aller Informatione</w:t>
        </w:r>
      </w:ins>
      <w:ins w:id="25" w:author="Hardi Stengelin" w:date="2020-05-03T23:03:00Z">
        <w:r>
          <w:t>n</w:t>
        </w:r>
      </w:ins>
      <w:ins w:id="26" w:author="Hardi Stengelin" w:date="2020-05-03T23:01:00Z">
        <w:r>
          <w:t xml:space="preserve"> die Ihr sucht und noch viel mehr. Ganz vielen Dank an Franz</w:t>
        </w:r>
      </w:ins>
      <w:ins w:id="27" w:author="Hardi Stengelin" w:date="2020-05-03T23:02:00Z">
        <w:r>
          <w:t xml:space="preserve"> </w:t>
        </w:r>
      </w:ins>
      <w:ins w:id="28" w:author="Hardi Stengelin" w:date="2020-05-03T23:06:00Z">
        <w:r>
          <w:t>([</w:t>
        </w:r>
        <w:proofErr w:type="spellStart"/>
        <w:r>
          <w:t>user</w:t>
        </w:r>
        <w:proofErr w:type="spellEnd"/>
        <w:r>
          <w:t>]</w:t>
        </w:r>
        <w:r w:rsidRPr="00E07798">
          <w:t xml:space="preserve"> </w:t>
        </w:r>
        <w:r>
          <w:t>franz_H0m[/User]</w:t>
        </w:r>
      </w:ins>
      <w:ins w:id="29" w:author="Hardi Stengelin" w:date="2020-05-03T23:07:00Z">
        <w:r>
          <w:t>)</w:t>
        </w:r>
      </w:ins>
      <w:ins w:id="30" w:author="Hardi Stengelin" w:date="2020-05-03T23:06:00Z">
        <w:r>
          <w:t xml:space="preserve"> </w:t>
        </w:r>
      </w:ins>
      <w:ins w:id="31" w:author="Hardi Stengelin" w:date="2020-05-03T23:02:00Z">
        <w:r>
          <w:t xml:space="preserve">der den Server dazu bereitstellt und an Dominik </w:t>
        </w:r>
      </w:ins>
      <w:ins w:id="32" w:author="Hardi Stengelin" w:date="2020-05-03T23:08:00Z">
        <w:r w:rsidR="003B0A7F">
          <w:t>([</w:t>
        </w:r>
        <w:proofErr w:type="spellStart"/>
        <w:r w:rsidR="003B0A7F">
          <w:t>user</w:t>
        </w:r>
        <w:proofErr w:type="spellEnd"/>
        <w:r w:rsidR="003B0A7F">
          <w:t>]</w:t>
        </w:r>
        <w:proofErr w:type="spellStart"/>
        <w:r w:rsidR="003B0A7F">
          <w:t>Moba_Nicki</w:t>
        </w:r>
        <w:proofErr w:type="spellEnd"/>
        <w:r w:rsidR="003B0A7F">
          <w:t xml:space="preserve">[/User]) </w:t>
        </w:r>
      </w:ins>
      <w:ins w:id="33" w:author="Hardi Stengelin" w:date="2020-05-03T23:02:00Z">
        <w:r>
          <w:t xml:space="preserve">der sich unermüdlich um </w:t>
        </w:r>
      </w:ins>
      <w:ins w:id="34" w:author="Hardi Stengelin" w:date="2020-05-03T23:03:00Z">
        <w:r>
          <w:t xml:space="preserve">die Vervollständigung der Dokumentation kümmert. </w:t>
        </w:r>
      </w:ins>
      <w:ins w:id="35" w:author="Hardi Stengelin" w:date="2020-05-03T23:08:00Z">
        <w:r w:rsidR="003B0A7F">
          <w:t>Und natürlich an alle anderen „</w:t>
        </w:r>
      </w:ins>
      <w:ins w:id="36" w:author="Hardi Stengelin" w:date="2020-05-03T23:09:00Z">
        <w:r w:rsidR="003B0A7F">
          <w:t>Redakteure</w:t>
        </w:r>
      </w:ins>
      <w:ins w:id="37" w:author="Hardi Stengelin" w:date="2020-05-03T23:08:00Z">
        <w:r w:rsidR="003B0A7F">
          <w:t>“.</w:t>
        </w:r>
      </w:ins>
    </w:p>
    <w:p w14:paraId="0EFE64E9" w14:textId="77777777" w:rsidR="00E07798" w:rsidRDefault="00E07798" w:rsidP="006246F2">
      <w:pPr>
        <w:pStyle w:val="KeinLeerraum"/>
      </w:pPr>
    </w:p>
    <w:p w14:paraId="507201A1" w14:textId="77777777" w:rsidR="00171C28" w:rsidRPr="00AC577D" w:rsidRDefault="00171C28" w:rsidP="00171C28">
      <w:pPr>
        <w:pStyle w:val="KeinLeerraum"/>
        <w:rPr>
          <w:b/>
          <w:bCs/>
        </w:rPr>
      </w:pPr>
      <w:r w:rsidRPr="00AC577D">
        <w:rPr>
          <w:noProof/>
          <w:sz w:val="12"/>
          <w:szCs w:val="12"/>
        </w:rPr>
        <w:t>[b]</w:t>
      </w:r>
      <w:r w:rsidRPr="00AC577D">
        <w:rPr>
          <w:noProof/>
          <w:sz w:val="10"/>
          <w:szCs w:val="10"/>
        </w:rPr>
        <w:t xml:space="preserve"> </w:t>
      </w:r>
      <w:r w:rsidRPr="00AC577D">
        <w:rPr>
          <w:b/>
          <w:bCs/>
          <w:sz w:val="24"/>
          <w:szCs w:val="24"/>
        </w:rPr>
        <w:t>Sprachen/</w:t>
      </w:r>
      <w:proofErr w:type="spellStart"/>
      <w:r w:rsidRPr="00AC577D">
        <w:rPr>
          <w:b/>
          <w:bCs/>
          <w:sz w:val="24"/>
          <w:szCs w:val="24"/>
        </w:rPr>
        <w:t>Languages</w:t>
      </w:r>
      <w:proofErr w:type="spellEnd"/>
      <w:r w:rsidRPr="00AC577D">
        <w:rPr>
          <w:b/>
          <w:bCs/>
          <w:sz w:val="24"/>
          <w:szCs w:val="24"/>
        </w:rPr>
        <w:t>/</w:t>
      </w:r>
      <w:proofErr w:type="spellStart"/>
      <w:r w:rsidRPr="00AC577D">
        <w:rPr>
          <w:b/>
          <w:bCs/>
          <w:sz w:val="24"/>
          <w:szCs w:val="24"/>
        </w:rPr>
        <w:t>Talen</w:t>
      </w:r>
      <w:proofErr w:type="spellEnd"/>
      <w:r w:rsidRPr="00AC577D">
        <w:rPr>
          <w:b/>
          <w:bCs/>
          <w:sz w:val="24"/>
          <w:szCs w:val="24"/>
        </w:rPr>
        <w:t xml:space="preserve"> </w:t>
      </w:r>
      <w:r w:rsidRPr="00AC577D">
        <w:rPr>
          <w:noProof/>
          <w:sz w:val="12"/>
          <w:szCs w:val="12"/>
        </w:rPr>
        <w:t>[/b]</w:t>
      </w:r>
    </w:p>
    <w:p w14:paraId="40B5662A" w14:textId="1FEBC785" w:rsidR="00171C28" w:rsidRDefault="00171C28" w:rsidP="006246F2">
      <w:pPr>
        <w:pStyle w:val="KeinLeerraum"/>
        <w:rPr>
          <w:ins w:id="38" w:author="Hardi Stengelin" w:date="2020-06-17T11:52:00Z"/>
        </w:rPr>
      </w:pPr>
      <w:r w:rsidRPr="00171C28">
        <w:t xml:space="preserve">Diese </w:t>
      </w:r>
      <w:r>
        <w:t>Startseite gibt es dank Misha jetzt auch in Niederländisch:</w:t>
      </w:r>
      <w:r>
        <w:br/>
      </w:r>
      <w:r w:rsidR="00D50013" w:rsidRPr="00887265">
        <w:rPr>
          <w:noProof/>
          <w:sz w:val="14"/>
          <w:szCs w:val="14"/>
        </w:rPr>
        <w:t>[URL=</w:t>
      </w:r>
      <w:proofErr w:type="gramStart"/>
      <w:r w:rsidR="00D50013" w:rsidRPr="00887265">
        <w:rPr>
          <w:noProof/>
          <w:sz w:val="14"/>
          <w:szCs w:val="14"/>
        </w:rPr>
        <w:t>https://www.stummiforum.de/viewtopic.php?f=7&amp;t=165060&amp;sd=a&amp;start=</w:t>
      </w:r>
      <w:r w:rsidR="00D50013">
        <w:rPr>
          <w:noProof/>
          <w:sz w:val="14"/>
          <w:szCs w:val="14"/>
        </w:rPr>
        <w:t>1059]</w:t>
      </w:r>
      <w:proofErr w:type="spellStart"/>
      <w:r w:rsidRPr="00171C28">
        <w:t>Dankzij</w:t>
      </w:r>
      <w:proofErr w:type="spellEnd"/>
      <w:proofErr w:type="gramEnd"/>
      <w:r w:rsidRPr="00171C28">
        <w:t xml:space="preserve"> Misha </w:t>
      </w:r>
      <w:proofErr w:type="spellStart"/>
      <w:r w:rsidRPr="00171C28">
        <w:t>is</w:t>
      </w:r>
      <w:proofErr w:type="spellEnd"/>
      <w:r w:rsidRPr="00171C28">
        <w:t xml:space="preserve"> </w:t>
      </w:r>
      <w:proofErr w:type="spellStart"/>
      <w:r w:rsidRPr="00171C28">
        <w:t>deze</w:t>
      </w:r>
      <w:proofErr w:type="spellEnd"/>
      <w:r w:rsidRPr="00171C28">
        <w:t xml:space="preserve"> </w:t>
      </w:r>
      <w:proofErr w:type="spellStart"/>
      <w:r w:rsidRPr="00171C28">
        <w:t>pagina</w:t>
      </w:r>
      <w:proofErr w:type="spellEnd"/>
      <w:r w:rsidRPr="00171C28">
        <w:t xml:space="preserve"> </w:t>
      </w:r>
      <w:proofErr w:type="spellStart"/>
      <w:r w:rsidRPr="00171C28">
        <w:t>ook</w:t>
      </w:r>
      <w:proofErr w:type="spellEnd"/>
      <w:r w:rsidRPr="00171C28">
        <w:t xml:space="preserve"> </w:t>
      </w:r>
      <w:proofErr w:type="spellStart"/>
      <w:r w:rsidRPr="00171C28">
        <w:t>beschikbaar</w:t>
      </w:r>
      <w:proofErr w:type="spellEnd"/>
      <w:r w:rsidRPr="00171C28">
        <w:t xml:space="preserve"> in </w:t>
      </w:r>
      <w:proofErr w:type="spellStart"/>
      <w:r w:rsidRPr="00171C28">
        <w:t>het</w:t>
      </w:r>
      <w:proofErr w:type="spellEnd"/>
      <w:r w:rsidRPr="00171C28">
        <w:t xml:space="preserve"> </w:t>
      </w:r>
      <w:proofErr w:type="spellStart"/>
      <w:r w:rsidRPr="00171C28">
        <w:t>Nederlands</w:t>
      </w:r>
      <w:proofErr w:type="spellEnd"/>
      <w:r>
        <w:t xml:space="preserve">: </w:t>
      </w:r>
      <w:r w:rsidR="00D50013">
        <w:t>(</w:t>
      </w:r>
      <w:r>
        <w:t>#1060</w:t>
      </w:r>
      <w:r w:rsidR="00D50013">
        <w:t>)</w:t>
      </w:r>
      <w:r w:rsidR="00D50013" w:rsidRPr="00D50013">
        <w:rPr>
          <w:noProof/>
          <w:sz w:val="14"/>
          <w:szCs w:val="14"/>
        </w:rPr>
        <w:t xml:space="preserve"> </w:t>
      </w:r>
      <w:r w:rsidR="00D50013" w:rsidRPr="00887265">
        <w:rPr>
          <w:noProof/>
          <w:sz w:val="14"/>
          <w:szCs w:val="14"/>
        </w:rPr>
        <w:t>[/URL]</w:t>
      </w:r>
      <w:r>
        <w:t xml:space="preserve"> </w:t>
      </w:r>
    </w:p>
    <w:p w14:paraId="33520392" w14:textId="316E1410" w:rsidR="00366EE0" w:rsidRDefault="00366EE0" w:rsidP="006246F2">
      <w:pPr>
        <w:pStyle w:val="KeinLeerraum"/>
        <w:rPr>
          <w:ins w:id="39" w:author="Hardi Stengelin" w:date="2020-06-17T11:53:00Z"/>
        </w:rPr>
      </w:pPr>
      <w:ins w:id="40" w:author="Hardi Stengelin" w:date="2020-06-17T11:53:00Z">
        <w:r>
          <w:t>Sarah hat eine Dänische Version der Seite erstellt:</w:t>
        </w:r>
      </w:ins>
    </w:p>
    <w:p w14:paraId="67047410" w14:textId="5EA864F3" w:rsidR="00366EE0" w:rsidRDefault="00366EE0" w:rsidP="006246F2">
      <w:pPr>
        <w:pStyle w:val="KeinLeerraum"/>
      </w:pPr>
      <w:ins w:id="41" w:author="Hardi Stengelin" w:date="2020-06-17T11:53:00Z">
        <w:r w:rsidRPr="00887265">
          <w:rPr>
            <w:noProof/>
            <w:sz w:val="14"/>
            <w:szCs w:val="14"/>
          </w:rPr>
          <w:t>[URL=https://www.stummiforum.de/viewtopic.php?f=7&amp;t=165060&amp;sd=a&amp;start=</w:t>
        </w:r>
      </w:ins>
      <w:ins w:id="42" w:author="Hardi Stengelin" w:date="2020-06-17T11:55:00Z">
        <w:r>
          <w:rPr>
            <w:noProof/>
            <w:sz w:val="14"/>
            <w:szCs w:val="14"/>
          </w:rPr>
          <w:t>2434</w:t>
        </w:r>
      </w:ins>
      <w:ins w:id="43" w:author="Hardi Stengelin" w:date="2020-06-17T11:53:00Z">
        <w:r>
          <w:rPr>
            <w:noProof/>
            <w:sz w:val="14"/>
            <w:szCs w:val="14"/>
          </w:rPr>
          <w:t>]</w:t>
        </w:r>
      </w:ins>
      <w:ins w:id="44" w:author="Hardi Stengelin" w:date="2020-06-17T11:54:00Z">
        <w:r w:rsidRPr="00366EE0">
          <w:t xml:space="preserve"> </w:t>
        </w:r>
        <w:r w:rsidRPr="00366EE0">
          <w:t xml:space="preserve">Sarah </w:t>
        </w:r>
        <w:proofErr w:type="spellStart"/>
        <w:r w:rsidRPr="00366EE0">
          <w:t>oprettede</w:t>
        </w:r>
        <w:proofErr w:type="spellEnd"/>
        <w:r w:rsidRPr="00366EE0">
          <w:t xml:space="preserve"> en </w:t>
        </w:r>
        <w:proofErr w:type="spellStart"/>
        <w:r w:rsidRPr="00366EE0">
          <w:t>dansk</w:t>
        </w:r>
        <w:proofErr w:type="spellEnd"/>
        <w:r w:rsidRPr="00366EE0">
          <w:t xml:space="preserve"> </w:t>
        </w:r>
        <w:proofErr w:type="spellStart"/>
        <w:r w:rsidRPr="00366EE0">
          <w:t>version</w:t>
        </w:r>
        <w:proofErr w:type="spellEnd"/>
        <w:r w:rsidRPr="00366EE0">
          <w:t xml:space="preserve"> </w:t>
        </w:r>
        <w:proofErr w:type="spellStart"/>
        <w:r w:rsidRPr="00366EE0">
          <w:t>af</w:t>
        </w:r>
        <w:proofErr w:type="spellEnd"/>
        <w:r w:rsidRPr="00366EE0">
          <w:t xml:space="preserve"> </w:t>
        </w:r>
        <w:proofErr w:type="spellStart"/>
        <w:r w:rsidRPr="00366EE0">
          <w:t>siden</w:t>
        </w:r>
        <w:proofErr w:type="spellEnd"/>
        <w:r w:rsidRPr="00366EE0">
          <w:t>:</w:t>
        </w:r>
      </w:ins>
      <w:ins w:id="45" w:author="Hardi Stengelin" w:date="2020-06-17T11:53:00Z">
        <w:r>
          <w:t xml:space="preserve"> (#</w:t>
        </w:r>
      </w:ins>
      <w:ins w:id="46" w:author="Hardi Stengelin" w:date="2020-06-17T11:55:00Z">
        <w:r>
          <w:t>2435</w:t>
        </w:r>
      </w:ins>
      <w:ins w:id="47" w:author="Hardi Stengelin" w:date="2020-06-17T11:53:00Z">
        <w:r>
          <w:t>)</w:t>
        </w:r>
        <w:r w:rsidRPr="00D50013">
          <w:rPr>
            <w:noProof/>
            <w:sz w:val="14"/>
            <w:szCs w:val="14"/>
          </w:rPr>
          <w:t xml:space="preserve"> </w:t>
        </w:r>
        <w:r w:rsidRPr="00887265">
          <w:rPr>
            <w:noProof/>
            <w:sz w:val="14"/>
            <w:szCs w:val="14"/>
          </w:rPr>
          <w:t>[/URL]</w:t>
        </w:r>
      </w:ins>
    </w:p>
    <w:p w14:paraId="0A1D2996" w14:textId="77777777" w:rsidR="009C0D45" w:rsidRDefault="00171C28" w:rsidP="006246F2">
      <w:pPr>
        <w:pStyle w:val="KeinLeerraum"/>
      </w:pPr>
      <w:r>
        <w:t>Vielleicht findet sich auch noch jemand der die</w:t>
      </w:r>
      <w:r w:rsidR="00AC577D">
        <w:t>se</w:t>
      </w:r>
      <w:r>
        <w:t xml:space="preserve"> Seite andere Sprachen übersetzen will. </w:t>
      </w:r>
      <w:r w:rsidR="00FE254C" w:rsidRPr="00887265">
        <w:rPr>
          <w:noProof/>
          <w:sz w:val="14"/>
          <w:szCs w:val="14"/>
        </w:rPr>
        <w:t>[URL=</w:t>
      </w:r>
      <w:r w:rsidRPr="00FE254C">
        <w:rPr>
          <w:noProof/>
          <w:sz w:val="14"/>
          <w:szCs w:val="14"/>
        </w:rPr>
        <w:t>https://github.com/Hardi-St/MobaLedLib_Docu/blob/master/Quelldateien/MobaLedLib%20Startseite.docx</w:t>
      </w:r>
      <w:r w:rsidR="00FE254C" w:rsidRPr="00FE254C">
        <w:rPr>
          <w:noProof/>
          <w:sz w:val="14"/>
          <w:szCs w:val="14"/>
        </w:rPr>
        <w:t>]</w:t>
      </w:r>
      <w:r w:rsidR="00FE254C" w:rsidRPr="00FE254C">
        <w:t xml:space="preserve"> </w:t>
      </w:r>
      <w:r w:rsidR="00FE254C">
        <w:t>Hier findet Ihr die Ausgangsdatei.</w:t>
      </w:r>
      <w:r w:rsidR="00FE254C" w:rsidRPr="00D50013">
        <w:rPr>
          <w:noProof/>
          <w:sz w:val="14"/>
          <w:szCs w:val="14"/>
        </w:rPr>
        <w:t xml:space="preserve"> </w:t>
      </w:r>
      <w:r w:rsidR="00FE254C" w:rsidRPr="00887265">
        <w:rPr>
          <w:noProof/>
          <w:sz w:val="14"/>
          <w:szCs w:val="14"/>
        </w:rPr>
        <w:t>[/URL]</w:t>
      </w:r>
    </w:p>
    <w:p w14:paraId="1BD1082E" w14:textId="77777777" w:rsidR="00171C28" w:rsidRPr="00171C28" w:rsidRDefault="00171C28" w:rsidP="006246F2">
      <w:pPr>
        <w:pStyle w:val="KeinLeerraum"/>
      </w:pPr>
    </w:p>
    <w:p w14:paraId="3D339864" w14:textId="77777777"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 xml:space="preserve">Mit </w:t>
      </w:r>
      <w:proofErr w:type="spellStart"/>
      <w:r w:rsidR="009C0D45">
        <w:t>Strg+</w:t>
      </w:r>
      <w:r>
        <w:t>f</w:t>
      </w:r>
      <w:proofErr w:type="spellEnd"/>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14:paraId="7F69F955" w14:textId="77777777" w:rsidR="00171C28" w:rsidRDefault="00171C28" w:rsidP="006246F2">
      <w:pPr>
        <w:pStyle w:val="KeinLeerraum"/>
      </w:pPr>
    </w:p>
    <w:p w14:paraId="1F8F3D3F" w14:textId="77777777" w:rsidR="006C13F6" w:rsidRDefault="006C13F6" w:rsidP="006246F2">
      <w:pPr>
        <w:pStyle w:val="KeinLeerraum"/>
      </w:pPr>
    </w:p>
    <w:p w14:paraId="552D6E08" w14:textId="77777777"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14:paraId="4AE30212" w14:textId="77777777" w:rsidR="002B259A" w:rsidRDefault="002B259A" w:rsidP="002B259A">
      <w:pPr>
        <w:pStyle w:val="KeinLeerraum"/>
      </w:pPr>
    </w:p>
    <w:p w14:paraId="01D34C3A" w14:textId="77777777"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14:paraId="221FFED3" w14:textId="77777777"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14:paraId="407FAF82" w14:textId="77777777" w:rsidR="001A44EC" w:rsidRDefault="001A44EC" w:rsidP="002B259A">
      <w:pPr>
        <w:pStyle w:val="KeinLeerraum"/>
      </w:pPr>
    </w:p>
    <w:p w14:paraId="7D7CEA4F" w14:textId="77777777"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14:paraId="3C35E1F8" w14:textId="77777777" w:rsidR="00235E0F" w:rsidRDefault="00235E0F" w:rsidP="006246F2">
      <w:pPr>
        <w:pStyle w:val="KeinLeerraum"/>
      </w:pPr>
    </w:p>
    <w:p w14:paraId="7A2AB7F0" w14:textId="77777777" w:rsidR="00C45211"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14:paraId="53DF7204" w14:textId="77777777" w:rsidR="002C429B" w:rsidRDefault="002C429B" w:rsidP="006246F2">
      <w:pPr>
        <w:pStyle w:val="KeinLeerraum"/>
      </w:pPr>
    </w:p>
    <w:p w14:paraId="3E25D8CC" w14:textId="77777777"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14:paraId="4CFADFAD" w14:textId="77777777" w:rsidR="00906313" w:rsidRDefault="00906313" w:rsidP="00906313">
      <w:pPr>
        <w:pStyle w:val="KeinLeerraum"/>
        <w:rPr>
          <w:noProof/>
        </w:rPr>
      </w:pPr>
      <w:r>
        <w:rPr>
          <w:noProof/>
        </w:rPr>
        <w:t xml:space="preserve"> </w:t>
      </w:r>
      <w:r w:rsidR="002C429B">
        <w:rPr>
          <w:noProof/>
        </w:rPr>
        <w:t>[B]</w:t>
      </w:r>
      <w:r>
        <w:rPr>
          <w:noProof/>
        </w:rPr>
        <w:t>[list]</w:t>
      </w:r>
    </w:p>
    <w:p w14:paraId="4F63DA52" w14:textId="77777777" w:rsidR="00906313" w:rsidRDefault="0011461F" w:rsidP="006246F2">
      <w:pPr>
        <w:pStyle w:val="KeinLeerraum"/>
      </w:pPr>
      <w:bookmarkStart w:id="48" w:name="_Hlk21120841"/>
      <w:r>
        <w:t>[</w:t>
      </w:r>
      <w:bookmarkEnd w:id="48"/>
      <w:r w:rsidR="00906313">
        <w:t>*</w:t>
      </w:r>
      <w:r>
        <w:t>]</w:t>
      </w:r>
      <w:r w:rsidR="00906313">
        <w:t xml:space="preserve"> Bibliothek zur Ansteuerung von vielen LEDs</w:t>
      </w:r>
    </w:p>
    <w:p w14:paraId="44BB59E6" w14:textId="77777777"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14:paraId="6274ABC9" w14:textId="77777777" w:rsidR="00906313" w:rsidRDefault="0011461F" w:rsidP="006246F2">
      <w:pPr>
        <w:pStyle w:val="KeinLeerraum"/>
      </w:pPr>
      <w:r>
        <w:t>[</w:t>
      </w:r>
      <w:r w:rsidR="00906313">
        <w:t>*</w:t>
      </w:r>
      <w:r>
        <w:t>]</w:t>
      </w:r>
      <w:r w:rsidR="00906313">
        <w:t xml:space="preserve"> Ansteuerung über DCC, CAN und Selectrix</w:t>
      </w:r>
    </w:p>
    <w:p w14:paraId="30EF390E" w14:textId="77777777" w:rsidR="00906313" w:rsidRDefault="0011461F" w:rsidP="006246F2">
      <w:pPr>
        <w:pStyle w:val="KeinLeerraum"/>
      </w:pPr>
      <w:r>
        <w:t>[</w:t>
      </w:r>
      <w:r w:rsidR="00906313">
        <w:t>*</w:t>
      </w:r>
      <w:r>
        <w:t>]</w:t>
      </w:r>
      <w:r w:rsidR="00906313">
        <w:t xml:space="preserve"> Windows Oberfläche zur Konfiguration</w:t>
      </w:r>
    </w:p>
    <w:p w14:paraId="646C8B4D" w14:textId="77777777"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14:paraId="3328F22C" w14:textId="77777777"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14:paraId="44DF5CB9" w14:textId="77777777" w:rsidR="00735223" w:rsidRPr="00FA7C1D" w:rsidRDefault="00735223" w:rsidP="006246F2">
      <w:pPr>
        <w:pStyle w:val="KeinLeerraum"/>
        <w:rPr>
          <w:lang w:val="en-US"/>
        </w:rPr>
      </w:pPr>
    </w:p>
    <w:p w14:paraId="47F4FDC6" w14:textId="77777777"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14:paraId="1CB8633B" w14:textId="77777777"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LEDs oder WS2811 Chips möglich. Da diese Bauteile extrem günstig sind (8 /12 Cent) kann man damit sehr viele verschiedene Beleuchtungen für ganz kleines Geld auf der Modelleisenbahn realisieren. </w:t>
      </w:r>
    </w:p>
    <w:p w14:paraId="68C3A127" w14:textId="77777777" w:rsidR="0011461F" w:rsidRDefault="0011461F" w:rsidP="006246F2">
      <w:pPr>
        <w:pStyle w:val="KeinLeerraum"/>
      </w:pPr>
    </w:p>
    <w:p w14:paraId="340A4363" w14:textId="77777777"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14:paraId="08C80E3A" w14:textId="77777777" w:rsidR="005D3258" w:rsidRDefault="005D3258" w:rsidP="006246F2">
      <w:pPr>
        <w:pStyle w:val="KeinLeerraum"/>
        <w:rPr>
          <w:noProof/>
        </w:rPr>
      </w:pPr>
      <w:r w:rsidRPr="005D3258">
        <w:rPr>
          <w:noProof/>
        </w:rPr>
        <w:t>[url=https://abload.de/image.php?img=01_ws2812undws2811sxkp5.png][img]https://abload.de/img/01_ws2812undws2811sxkp5.png[/img][/url]</w:t>
      </w:r>
    </w:p>
    <w:p w14:paraId="7DD671B3" w14:textId="77777777" w:rsidR="00E146CA" w:rsidRDefault="00133F62" w:rsidP="006246F2">
      <w:pPr>
        <w:pStyle w:val="KeinLeerraum"/>
      </w:pPr>
      <w:r>
        <w:rPr>
          <w:noProof/>
        </w:rPr>
        <w:drawing>
          <wp:inline distT="0" distB="0" distL="0" distR="0" wp14:anchorId="108C6BCC" wp14:editId="76103D15">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14:paraId="26D4EDCB" w14:textId="77777777" w:rsidR="00DB48E4" w:rsidRDefault="00DB48E4" w:rsidP="006246F2">
      <w:pPr>
        <w:pStyle w:val="KeinLeerraum"/>
      </w:pPr>
    </w:p>
    <w:p w14:paraId="51B351B2" w14:textId="77777777"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14:paraId="67520868" w14:textId="77777777" w:rsidR="00247097" w:rsidRDefault="00247097" w:rsidP="006246F2">
      <w:pPr>
        <w:pStyle w:val="KeinLeerraum"/>
      </w:pPr>
    </w:p>
    <w:p w14:paraId="51196974" w14:textId="77777777"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14:paraId="56EF61A7" w14:textId="77777777"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14:paraId="38822DB1" w14:textId="77777777" w:rsidR="00965697" w:rsidRPr="00FC1352" w:rsidRDefault="009144B6" w:rsidP="006246F2">
      <w:pPr>
        <w:pStyle w:val="KeinLeerraum"/>
        <w:rPr>
          <w:noProof/>
        </w:rPr>
      </w:pPr>
      <w:r>
        <w:lastRenderedPageBreak/>
        <w:t xml:space="preserve">Wenn man 6 RRB LEDs pro Haus verwendet, dann können 42 Häuser mit </w:t>
      </w:r>
      <w:r w:rsidR="00E146CA">
        <w:t>[b]</w:t>
      </w:r>
      <w:r>
        <w:t>einem</w:t>
      </w:r>
      <w:r w:rsidR="00E146CA">
        <w:t>[/b]</w:t>
      </w:r>
      <w:r>
        <w:t xml:space="preserve"> Arduino „belebt“ werden.</w:t>
      </w:r>
    </w:p>
    <w:p w14:paraId="751FB9F6" w14:textId="77777777" w:rsidR="00247097" w:rsidRPr="00FC1352" w:rsidRDefault="00247097" w:rsidP="006246F2">
      <w:pPr>
        <w:pStyle w:val="KeinLeerraum"/>
      </w:pPr>
    </w:p>
    <w:p w14:paraId="5D2E0A53" w14:textId="77777777"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14:paraId="4A4F0B03" w14:textId="77777777"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14:paraId="55664B67" w14:textId="77777777"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14:paraId="50679C0A" w14:textId="77777777" w:rsidR="00097552" w:rsidRDefault="00097552" w:rsidP="006246F2">
      <w:pPr>
        <w:pStyle w:val="KeinLeerraum"/>
      </w:pPr>
    </w:p>
    <w:p w14:paraId="31D9FB82" w14:textId="77777777" w:rsidR="00097552" w:rsidRDefault="00097552" w:rsidP="00097552">
      <w:pPr>
        <w:pStyle w:val="KeinLeerraum"/>
      </w:pPr>
      <w:r>
        <w:t>Achtung bei Netzspannung sollte man nicht mehrere Vielfachsteckdosen kaskadieren.</w:t>
      </w:r>
    </w:p>
    <w:p w14:paraId="129275D5" w14:textId="77777777"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14:paraId="17BF2A6C" w14:textId="77777777" w:rsidR="00097552" w:rsidRDefault="00097552" w:rsidP="00097552">
      <w:pPr>
        <w:pStyle w:val="KeinLeerraum"/>
      </w:pPr>
      <w:r>
        <w:t>habe ich das beschrieben.</w:t>
      </w:r>
    </w:p>
    <w:p w14:paraId="1BCB33FF" w14:textId="77777777" w:rsidR="00943D4D" w:rsidRDefault="00943D4D" w:rsidP="006246F2">
      <w:pPr>
        <w:pStyle w:val="KeinLeerraum"/>
      </w:pPr>
    </w:p>
    <w:p w14:paraId="5D969168" w14:textId="77777777" w:rsidR="00E3747D" w:rsidRDefault="00971DEA" w:rsidP="006246F2">
      <w:pPr>
        <w:pStyle w:val="KeinLeerraum"/>
      </w:pPr>
      <w:r>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680455DF" wp14:editId="095F46F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14:paraId="74551F77" w14:textId="77777777" w:rsidR="007C5286" w:rsidRDefault="007C5286" w:rsidP="006246F2">
      <w:pPr>
        <w:pStyle w:val="KeinLeerraum"/>
      </w:pPr>
    </w:p>
    <w:p w14:paraId="00A50C86" w14:textId="77777777" w:rsidR="00235E0F" w:rsidRDefault="00963D89" w:rsidP="006246F2">
      <w:pPr>
        <w:pStyle w:val="KeinLeerraum"/>
      </w:pPr>
      <w:r>
        <w:t>Das folgende Bild zeigt die verschiedenen Komponenten und deren Verkabelung:</w:t>
      </w:r>
      <w:r w:rsidR="00551557" w:rsidRPr="00551557">
        <w:t xml:space="preserve"> </w:t>
      </w:r>
      <w:r w:rsidR="00CC7D73" w:rsidRPr="00CC7D73">
        <w:t>[url=</w:t>
      </w:r>
      <w:proofErr w:type="gramStart"/>
      <w:r w:rsidR="00CC7D73" w:rsidRPr="00CC7D73">
        <w:t>https://abload.de/image.php?img=03_ueberblickmit_platkrjs7.png][</w:t>
      </w:r>
      <w:proofErr w:type="gramEnd"/>
      <w:r w:rsidR="00CC7D73" w:rsidRPr="00CC7D73">
        <w:t>img]https://abload.de/img/03_ueberblickmit_platkrjs7.png[/img][/url]</w:t>
      </w:r>
    </w:p>
    <w:p w14:paraId="56DE208F" w14:textId="77777777" w:rsidR="000A5FBC" w:rsidRDefault="0033238C" w:rsidP="000A5FBC">
      <w:pPr>
        <w:pStyle w:val="KeinLeerraum"/>
        <w:rPr>
          <w:noProof/>
          <w:sz w:val="8"/>
          <w:szCs w:val="8"/>
        </w:rPr>
      </w:pPr>
      <w:r>
        <w:rPr>
          <w:noProof/>
        </w:rPr>
        <w:drawing>
          <wp:inline distT="0" distB="0" distL="0" distR="0" wp14:anchorId="273274B5" wp14:editId="55B40AB6">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CC7D73">
        <w:rPr>
          <w:noProof/>
          <w:sz w:val="14"/>
          <w:szCs w:val="14"/>
        </w:rPr>
        <w:t>[URL=</w:t>
      </w:r>
      <w:r w:rsidR="000A5FBC" w:rsidRPr="00CC7D73">
        <w:rPr>
          <w:sz w:val="14"/>
          <w:szCs w:val="14"/>
        </w:rPr>
        <w:t xml:space="preserve"> </w:t>
      </w:r>
      <w:r w:rsidR="00CC7D73" w:rsidRPr="00CC7D73">
        <w:rPr>
          <w:sz w:val="14"/>
          <w:szCs w:val="14"/>
        </w:rPr>
        <w:t>https://abload.de/image.php?img=03_ueberblickmit_plat6yj7q.png</w:t>
      </w:r>
      <w:r w:rsidR="000A5FBC" w:rsidRPr="000A5FBC">
        <w:rPr>
          <w:noProof/>
          <w:sz w:val="14"/>
          <w:szCs w:val="14"/>
        </w:rPr>
        <w:t>]</w:t>
      </w:r>
      <w:r w:rsidR="000A5FBC" w:rsidRPr="00CC7D73">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14:paraId="2293EA6A" w14:textId="77777777" w:rsidR="00DB48E4" w:rsidRPr="000A5FBC" w:rsidRDefault="00DB48E4" w:rsidP="000A5FBC">
      <w:pPr>
        <w:pStyle w:val="KeinLeerraum"/>
      </w:pPr>
    </w:p>
    <w:p w14:paraId="1F94A8FF" w14:textId="77777777" w:rsidR="00963D89" w:rsidRDefault="00963D89" w:rsidP="006246F2">
      <w:pPr>
        <w:pStyle w:val="KeinLeerraum"/>
      </w:pPr>
      <w:r>
        <w:lastRenderedPageBreak/>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14:paraId="2523F2DD" w14:textId="77777777" w:rsidR="00963D89" w:rsidRDefault="00963D89" w:rsidP="006246F2">
      <w:pPr>
        <w:pStyle w:val="KeinLeerraum"/>
      </w:pPr>
      <w:r>
        <w:t>[List]</w:t>
      </w:r>
    </w:p>
    <w:p w14:paraId="6F28D2E9" w14:textId="77777777" w:rsidR="00963D89" w:rsidRDefault="00963D89" w:rsidP="006246F2">
      <w:pPr>
        <w:pStyle w:val="KeinLeerraum"/>
      </w:pPr>
      <w:r>
        <w:t>[*] ein Haus mit mehreren RGB LEDs</w:t>
      </w:r>
    </w:p>
    <w:p w14:paraId="0C30318E" w14:textId="77777777" w:rsidR="00963D89" w:rsidRDefault="00963D89" w:rsidP="006246F2">
      <w:pPr>
        <w:pStyle w:val="KeinLeerraum"/>
      </w:pPr>
      <w:r>
        <w:t>[*] eine Verkehrsampel</w:t>
      </w:r>
    </w:p>
    <w:p w14:paraId="2FE9C045" w14:textId="77777777" w:rsidR="00963D89" w:rsidRDefault="00963D89" w:rsidP="006246F2">
      <w:pPr>
        <w:pStyle w:val="KeinLeerraum"/>
      </w:pPr>
      <w:r>
        <w:t>[*] ein Sound Modul mit zwei zusätzlichen Ausgängen</w:t>
      </w:r>
    </w:p>
    <w:p w14:paraId="3581ECEF" w14:textId="77777777" w:rsidR="00963D89" w:rsidRDefault="00963D89" w:rsidP="006246F2">
      <w:pPr>
        <w:pStyle w:val="KeinLeerraum"/>
      </w:pPr>
      <w:r>
        <w:t>[*] eine Platine für 3 Servos</w:t>
      </w:r>
    </w:p>
    <w:p w14:paraId="546B6CCE" w14:textId="77777777" w:rsidR="00963D89" w:rsidRDefault="00963D89" w:rsidP="006246F2">
      <w:pPr>
        <w:pStyle w:val="KeinLeerraum"/>
      </w:pPr>
      <w:r>
        <w:t>[*] ein Feuerwehrauto mit verschiedenen Lichtern</w:t>
      </w:r>
    </w:p>
    <w:p w14:paraId="383A0ED3" w14:textId="77777777" w:rsidR="0033238C" w:rsidRDefault="0033238C" w:rsidP="006246F2">
      <w:pPr>
        <w:pStyle w:val="KeinLeerraum"/>
      </w:pPr>
      <w:r>
        <w:t>[*] ein Lichtsignal</w:t>
      </w:r>
    </w:p>
    <w:p w14:paraId="26579563" w14:textId="77777777" w:rsidR="0033238C" w:rsidRDefault="0033238C" w:rsidP="006246F2">
      <w:pPr>
        <w:pStyle w:val="KeinLeerraum"/>
      </w:pPr>
      <w:r>
        <w:t>[*] …</w:t>
      </w:r>
    </w:p>
    <w:p w14:paraId="090ABD8D" w14:textId="77777777" w:rsidR="003E3D73" w:rsidRDefault="003E3D73" w:rsidP="006246F2">
      <w:pPr>
        <w:pStyle w:val="KeinLeerraum"/>
      </w:pPr>
      <w:r>
        <w:t>[/List]</w:t>
      </w:r>
    </w:p>
    <w:p w14:paraId="7C1681BE" w14:textId="77777777" w:rsidR="0033238C" w:rsidRDefault="0033238C" w:rsidP="006246F2">
      <w:pPr>
        <w:pStyle w:val="KeinLeerraum"/>
      </w:pPr>
      <w:r>
        <w:t>handelt.</w:t>
      </w:r>
    </w:p>
    <w:p w14:paraId="067C46B8" w14:textId="77777777" w:rsidR="00963D89" w:rsidRDefault="00963D89" w:rsidP="006246F2">
      <w:pPr>
        <w:pStyle w:val="KeinLeerraum"/>
      </w:pPr>
    </w:p>
    <w:p w14:paraId="68B1BB83" w14:textId="77777777" w:rsidR="00DB48E4" w:rsidRDefault="00DB48E4" w:rsidP="006246F2">
      <w:pPr>
        <w:pStyle w:val="KeinLeerraum"/>
      </w:pPr>
    </w:p>
    <w:p w14:paraId="0573730D" w14:textId="77777777"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14:paraId="391160C3" w14:textId="77777777"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14:paraId="6AB9E4AA" w14:textId="77777777" w:rsidR="00920076" w:rsidRDefault="00920076" w:rsidP="00920076">
      <w:pPr>
        <w:pStyle w:val="KeinLeerraum"/>
      </w:pPr>
      <w:r>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14:paraId="78864710" w14:textId="77777777" w:rsidR="00EB3006" w:rsidRDefault="00EB3006" w:rsidP="00920076">
      <w:pPr>
        <w:pStyle w:val="KeinLeerraum"/>
      </w:pPr>
    </w:p>
    <w:p w14:paraId="526133F0" w14:textId="77777777"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14:paraId="7612533A" w14:textId="77777777" w:rsidR="00920076" w:rsidRDefault="00920076" w:rsidP="006246F2">
      <w:pPr>
        <w:pStyle w:val="KeinLeerraum"/>
      </w:pPr>
    </w:p>
    <w:p w14:paraId="380FDE7E" w14:textId="77777777"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w:t>
      </w:r>
      <w:proofErr w:type="gramStart"/>
      <w:r w:rsidR="00551557" w:rsidRPr="00551557">
        <w:rPr>
          <w:sz w:val="18"/>
          <w:szCs w:val="18"/>
        </w:rPr>
        <w:t>https://abload.de/image.php?img=04_hauptplatinedvksh.jpg][</w:t>
      </w:r>
      <w:proofErr w:type="gramEnd"/>
      <w:r w:rsidR="00551557" w:rsidRPr="00551557">
        <w:rPr>
          <w:sz w:val="18"/>
          <w:szCs w:val="18"/>
        </w:rPr>
        <w:t>img]https://abload.de/img/04_hauptplatinedvksh.jpg[/img][/url]</w:t>
      </w:r>
    </w:p>
    <w:p w14:paraId="53D75C84" w14:textId="77777777" w:rsidR="00E85623" w:rsidRDefault="00847480" w:rsidP="006246F2">
      <w:pPr>
        <w:pStyle w:val="KeinLeerraum"/>
      </w:pPr>
      <w:r>
        <w:object w:dxaOrig="21971" w:dyaOrig="15960" w14:anchorId="770BC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5pt;height:148.3pt" o:ole="">
            <v:imagedata r:id="rId9" o:title=""/>
          </v:shape>
          <o:OLEObject Type="Embed" ProgID="Unknown" ShapeID="_x0000_i1025" DrawAspect="Content" ObjectID="_1653900383" r:id="rId10"/>
        </w:object>
      </w:r>
    </w:p>
    <w:p w14:paraId="08051E81" w14:textId="77777777" w:rsidR="002E3CBC" w:rsidRDefault="002E3CBC" w:rsidP="006246F2">
      <w:pPr>
        <w:pStyle w:val="KeinLeerraum"/>
      </w:pPr>
      <w:r>
        <w:t>Hauptplatine mit zwei Arduino Nanos</w:t>
      </w:r>
    </w:p>
    <w:p w14:paraId="476FF994" w14:textId="77777777" w:rsidR="003C3E87" w:rsidRDefault="003C3E87" w:rsidP="006246F2">
      <w:pPr>
        <w:pStyle w:val="KeinLeerraum"/>
      </w:pPr>
    </w:p>
    <w:p w14:paraId="2DC67DE1" w14:textId="77777777"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14:paraId="32D7F5C8" w14:textId="77777777" w:rsidR="003C3E87" w:rsidRDefault="003C3E87" w:rsidP="006246F2">
      <w:pPr>
        <w:pStyle w:val="KeinLeerraum"/>
      </w:pPr>
    </w:p>
    <w:p w14:paraId="21FCD9B7" w14:textId="77777777" w:rsidR="00DB48E4" w:rsidRDefault="00DB48E4" w:rsidP="006246F2">
      <w:pPr>
        <w:pStyle w:val="KeinLeerraum"/>
      </w:pPr>
    </w:p>
    <w:p w14:paraId="7C391612" w14:textId="77777777"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 xml:space="preserve">Das </w:t>
      </w:r>
      <w:proofErr w:type="spellStart"/>
      <w:r w:rsidR="00A17A3C" w:rsidRPr="00461AD2">
        <w:rPr>
          <w:b/>
          <w:bCs/>
          <w:color w:val="0000FF"/>
          <w:sz w:val="28"/>
          <w:szCs w:val="28"/>
          <w:lang w:val="en-US"/>
        </w:rPr>
        <w:t>Drehbuch</w:t>
      </w:r>
      <w:proofErr w:type="spellEnd"/>
      <w:r w:rsidR="00A17A3C" w:rsidRPr="00461AD2">
        <w:rPr>
          <w:b/>
          <w:bCs/>
          <w:color w:val="0000FF"/>
          <w:sz w:val="28"/>
          <w:szCs w:val="28"/>
          <w:lang w:val="en-US"/>
        </w:rPr>
        <w:t>:</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14:paraId="3510B384" w14:textId="77777777"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14:paraId="5CC395E9" w14:textId="77777777" w:rsidR="00BF183F" w:rsidRDefault="00920076" w:rsidP="006246F2">
      <w:pPr>
        <w:pStyle w:val="KeinLeerraum"/>
      </w:pPr>
      <w:r>
        <w:t xml:space="preserve">Dazu gibt es eine Vielzahl vordefinierter Effekte. </w:t>
      </w:r>
    </w:p>
    <w:p w14:paraId="565AE602" w14:textId="77777777" w:rsidR="00C66DFD" w:rsidRDefault="00C66DFD" w:rsidP="006246F2">
      <w:pPr>
        <w:pStyle w:val="KeinLeerraum"/>
      </w:pPr>
      <w:r>
        <w:t>Hier nur ein paar davon:</w:t>
      </w:r>
    </w:p>
    <w:p w14:paraId="7836B6CF" w14:textId="77777777" w:rsidR="00C66DFD" w:rsidRDefault="00C66DFD" w:rsidP="006246F2">
      <w:pPr>
        <w:pStyle w:val="KeinLeerraum"/>
      </w:pPr>
      <w:r>
        <w:lastRenderedPageBreak/>
        <w:t>[</w:t>
      </w:r>
      <w:r w:rsidR="00F80868">
        <w:t>L</w:t>
      </w:r>
      <w:r>
        <w:t>ist]</w:t>
      </w:r>
    </w:p>
    <w:p w14:paraId="66102C77" w14:textId="77777777" w:rsidR="00C66DFD" w:rsidRDefault="00C66DFD" w:rsidP="006246F2">
      <w:pPr>
        <w:pStyle w:val="KeinLeerraum"/>
      </w:pPr>
      <w:r>
        <w:t>[*] „belebtes“ Haus</w:t>
      </w:r>
    </w:p>
    <w:p w14:paraId="1586C872" w14:textId="77777777" w:rsidR="00C66DFD" w:rsidRDefault="00C66DFD" w:rsidP="006246F2">
      <w:pPr>
        <w:pStyle w:val="KeinLeerraum"/>
      </w:pPr>
      <w:r>
        <w:t>[*] Leuchtfeuer eines Windrads</w:t>
      </w:r>
    </w:p>
    <w:p w14:paraId="6EC47083" w14:textId="77777777" w:rsidR="00C66DFD" w:rsidRDefault="00C66DFD" w:rsidP="006246F2">
      <w:pPr>
        <w:pStyle w:val="KeinLeerraum"/>
      </w:pPr>
      <w:r>
        <w:t>[*] Blaulicht für Eins</w:t>
      </w:r>
      <w:r w:rsidR="00F80868">
        <w:t>a</w:t>
      </w:r>
      <w:r>
        <w:t>tzfahrzeuge</w:t>
      </w:r>
    </w:p>
    <w:p w14:paraId="011D4D27" w14:textId="77777777" w:rsidR="00C66DFD" w:rsidRDefault="00C66DFD" w:rsidP="006246F2">
      <w:pPr>
        <w:pStyle w:val="KeinLeerraum"/>
      </w:pPr>
      <w:r>
        <w:t>[*] Baustellenlichter</w:t>
      </w:r>
    </w:p>
    <w:p w14:paraId="5C257282" w14:textId="77777777" w:rsidR="00C66DFD" w:rsidRDefault="00C66DFD" w:rsidP="006246F2">
      <w:pPr>
        <w:pStyle w:val="KeinLeerraum"/>
      </w:pPr>
      <w:r>
        <w:t>[*] Feuer</w:t>
      </w:r>
    </w:p>
    <w:p w14:paraId="23A6DEEA" w14:textId="77777777" w:rsidR="00C66DFD" w:rsidRDefault="00C66DFD" w:rsidP="006246F2">
      <w:pPr>
        <w:pStyle w:val="KeinLeerraum"/>
      </w:pPr>
      <w:r>
        <w:t>[*] …</w:t>
      </w:r>
    </w:p>
    <w:p w14:paraId="53C27559" w14:textId="77777777" w:rsidR="00C66DFD" w:rsidRDefault="00C66DFD" w:rsidP="006246F2">
      <w:pPr>
        <w:pStyle w:val="KeinLeerraum"/>
      </w:pPr>
      <w:r>
        <w:t>[/List]</w:t>
      </w:r>
    </w:p>
    <w:p w14:paraId="661CB5F7" w14:textId="77777777"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14:paraId="767DAE60" w14:textId="77777777" w:rsidR="00BF183F" w:rsidRDefault="00BF183F" w:rsidP="006246F2">
      <w:pPr>
        <w:pStyle w:val="KeinLeerraum"/>
      </w:pPr>
    </w:p>
    <w:p w14:paraId="4E979D6C" w14:textId="77777777"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14:paraId="297F1E83" w14:textId="77777777" w:rsidR="00BF183F" w:rsidRDefault="00551557" w:rsidP="006246F2">
      <w:pPr>
        <w:pStyle w:val="KeinLeerraum"/>
      </w:pPr>
      <w:r w:rsidRPr="00551557">
        <w:t>[url=</w:t>
      </w:r>
      <w:proofErr w:type="gramStart"/>
      <w:r w:rsidRPr="00551557">
        <w:t>https://abload.de/image.php?img=05_z-arduino_button0ekw4.jpg][</w:t>
      </w:r>
      <w:proofErr w:type="gramEnd"/>
      <w:r w:rsidRPr="00551557">
        <w:t>img]https://abload.de/img/05_z-arduino_button0ekw4.jpg[/img][/url]</w:t>
      </w:r>
    </w:p>
    <w:p w14:paraId="0CC25F1C" w14:textId="77777777" w:rsidR="005D3258" w:rsidRDefault="005D3258" w:rsidP="006246F2">
      <w:pPr>
        <w:pStyle w:val="KeinLeerraum"/>
        <w:rPr>
          <w:noProof/>
        </w:rPr>
      </w:pPr>
      <w:r>
        <w:rPr>
          <w:noProof/>
        </w:rPr>
        <w:drawing>
          <wp:inline distT="0" distB="0" distL="0" distR="0" wp14:anchorId="1930C4C6" wp14:editId="7EF99C8B">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14:paraId="17C76EA5" w14:textId="77777777" w:rsidR="008853FD" w:rsidRDefault="008853FD" w:rsidP="008853FD">
      <w:pPr>
        <w:pStyle w:val="KeinLeerraum"/>
      </w:pPr>
    </w:p>
    <w:p w14:paraId="58EC6FA1" w14:textId="77777777" w:rsidR="008853FD" w:rsidRDefault="008853FD" w:rsidP="008853FD">
      <w:pPr>
        <w:pStyle w:val="KeinLeerraum"/>
      </w:pPr>
      <w:r>
        <w:t xml:space="preserve">Als Beispiel hier die aktuelle Konfiguration von Horst Dieter: </w:t>
      </w:r>
    </w:p>
    <w:p w14:paraId="01835C78" w14:textId="77777777"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14:paraId="277F0711" w14:textId="77777777" w:rsidR="005C0D22" w:rsidRDefault="008853FD" w:rsidP="006246F2">
      <w:pPr>
        <w:pStyle w:val="KeinLeerraum"/>
      </w:pPr>
      <w:r>
        <w:rPr>
          <w:noProof/>
        </w:rPr>
        <w:drawing>
          <wp:inline distT="0" distB="0" distL="0" distR="0" wp14:anchorId="48F77EAD" wp14:editId="59C38831">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14:paraId="4F3ED5BE" w14:textId="77777777"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14:paraId="389AB2B4" w14:textId="77777777" w:rsidR="00D976B0" w:rsidRDefault="00D976B0" w:rsidP="006575F1">
      <w:pPr>
        <w:pStyle w:val="KeinLeerraum"/>
        <w:rPr>
          <w:noProof/>
        </w:rPr>
      </w:pPr>
    </w:p>
    <w:p w14:paraId="21C668ED" w14:textId="77777777"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14:paraId="53B41527" w14:textId="77777777" w:rsidR="006575F1" w:rsidRDefault="006575F1" w:rsidP="006575F1">
      <w:pPr>
        <w:pStyle w:val="KeinLeerraum"/>
      </w:pPr>
    </w:p>
    <w:p w14:paraId="3E9C56D4" w14:textId="77777777" w:rsidR="006575F1" w:rsidRDefault="006575F1" w:rsidP="006575F1">
      <w:pPr>
        <w:pStyle w:val="KeinLeerraum"/>
      </w:pPr>
      <w:r>
        <w:t>Über eine Zentrale können die verschiedenen Häuser, die Andreaskreuze und das Sound Modul einzeln aktiviert werden. Zur Kommunikation wird hier das DCC Protokoll verwendet.</w:t>
      </w:r>
    </w:p>
    <w:p w14:paraId="0EBBDECE" w14:textId="77777777"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 xml:space="preserve">eine einfache Schaltung gezeigt wie man 10 Taster </w:t>
      </w:r>
      <w:r>
        <w:lastRenderedPageBreak/>
        <w:t>über einen einzigen Arduino Pin einlesen kann. Das einlesen von bis zu 80 Schaltern ist über eine zusätzliche Platine möglich.</w:t>
      </w:r>
    </w:p>
    <w:p w14:paraId="585F4BDE" w14:textId="77777777" w:rsidR="001F460D" w:rsidRDefault="001F460D" w:rsidP="006246F2">
      <w:pPr>
        <w:pStyle w:val="KeinLeerraum"/>
      </w:pPr>
    </w:p>
    <w:p w14:paraId="5AEE64FB" w14:textId="77777777"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14:paraId="06A4C927" w14:textId="77777777" w:rsidR="001F460D" w:rsidRDefault="001F460D" w:rsidP="006246F2">
      <w:pPr>
        <w:pStyle w:val="KeinLeerraum"/>
      </w:pPr>
    </w:p>
    <w:p w14:paraId="7AC59A15" w14:textId="77777777" w:rsidR="004A5885" w:rsidRDefault="004A5885" w:rsidP="006246F2">
      <w:pPr>
        <w:pStyle w:val="KeinLeerraum"/>
      </w:pPr>
    </w:p>
    <w:p w14:paraId="09B50B52" w14:textId="77777777"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14:paraId="01800DA7" w14:textId="77777777" w:rsidR="00CD122A" w:rsidRDefault="004A5885" w:rsidP="006246F2">
      <w:pPr>
        <w:pStyle w:val="KeinLeerraum"/>
      </w:pPr>
      <w:r>
        <w:t>Momentan unterstützt die MobaLedLib die folgenden Protokolle:</w:t>
      </w:r>
    </w:p>
    <w:p w14:paraId="28987060" w14:textId="77777777" w:rsidR="004A5885" w:rsidRDefault="004A5885" w:rsidP="006246F2">
      <w:pPr>
        <w:pStyle w:val="KeinLeerraum"/>
        <w:rPr>
          <w:noProof/>
        </w:rPr>
      </w:pPr>
      <w:r>
        <w:rPr>
          <w:noProof/>
        </w:rPr>
        <w:t>[list]</w:t>
      </w:r>
    </w:p>
    <w:p w14:paraId="7B1BC8E5" w14:textId="77777777" w:rsidR="004A5885" w:rsidRDefault="004A5885" w:rsidP="006246F2">
      <w:pPr>
        <w:pStyle w:val="KeinLeerraum"/>
      </w:pPr>
      <w:r>
        <w:t>[*] DCC</w:t>
      </w:r>
      <w:r w:rsidR="00087303">
        <w:t xml:space="preserve"> (Das auf fast allen Zentralen verfügbare Protokoll)</w:t>
      </w:r>
    </w:p>
    <w:p w14:paraId="73F70378" w14:textId="77777777" w:rsidR="004A5885" w:rsidRPr="00461AD2" w:rsidRDefault="004A5885" w:rsidP="006246F2">
      <w:pPr>
        <w:pStyle w:val="KeinLeerraum"/>
        <w:rPr>
          <w:lang w:val="en-US"/>
        </w:rPr>
      </w:pPr>
      <w:r w:rsidRPr="00461AD2">
        <w:rPr>
          <w:lang w:val="en-US"/>
        </w:rPr>
        <w:t>[*] Selectrix</w:t>
      </w:r>
    </w:p>
    <w:p w14:paraId="664D0801" w14:textId="77777777"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14:paraId="3439007B" w14:textId="77777777" w:rsidR="004A5885" w:rsidRPr="004A5885" w:rsidRDefault="004A5885" w:rsidP="004A5885">
      <w:pPr>
        <w:pStyle w:val="KeinLeerraum"/>
        <w:rPr>
          <w:lang w:val="en-US"/>
        </w:rPr>
      </w:pPr>
      <w:r w:rsidRPr="004A5885">
        <w:rPr>
          <w:lang w:val="en-US"/>
        </w:rPr>
        <w:t xml:space="preserve"> [/List]</w:t>
      </w:r>
    </w:p>
    <w:p w14:paraId="09D43AAA" w14:textId="77777777" w:rsidR="004A5885" w:rsidRDefault="004A5885" w:rsidP="006246F2">
      <w:pPr>
        <w:pStyle w:val="KeinLeerraum"/>
      </w:pPr>
      <w:r>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14:paraId="2DDB4647" w14:textId="77777777" w:rsidR="004A5885" w:rsidRDefault="004A5885" w:rsidP="006246F2">
      <w:pPr>
        <w:pStyle w:val="KeinLeerraum"/>
      </w:pPr>
    </w:p>
    <w:p w14:paraId="5023E650" w14:textId="77777777" w:rsidR="00561C3E" w:rsidRDefault="00561C3E" w:rsidP="006246F2">
      <w:pPr>
        <w:pStyle w:val="KeinLeerraum"/>
      </w:pPr>
    </w:p>
    <w:p w14:paraId="0C4760B6" w14:textId="77777777"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14:paraId="2955CAD5" w14:textId="77777777"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14:paraId="5B53275E" w14:textId="77777777"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14:paraId="201A20C2" w14:textId="77777777" w:rsidR="00087303" w:rsidRDefault="00087303" w:rsidP="00087303">
      <w:pPr>
        <w:pStyle w:val="KeinLeerraum"/>
      </w:pPr>
      <w:r>
        <w:t>Damit können z.B. beliebige Lichtsignale, Ampeln, Lauflichter, … konfiguriert werden. Schreibt mich an, wenn ihr was Spezielles machen wollt.</w:t>
      </w:r>
    </w:p>
    <w:p w14:paraId="256783A0" w14:textId="77777777" w:rsidR="00F4016B" w:rsidRDefault="00F4016B" w:rsidP="00087303">
      <w:pPr>
        <w:pStyle w:val="KeinLeerraum"/>
      </w:pPr>
    </w:p>
    <w:p w14:paraId="0F31601A" w14:textId="77777777" w:rsidR="00C45211" w:rsidRPr="00087303" w:rsidRDefault="00C45211" w:rsidP="00087303">
      <w:pPr>
        <w:pStyle w:val="KeinLeerraum"/>
      </w:pPr>
      <w:r>
        <w:t xml:space="preserve">Seit dem 17.12.19 ist </w:t>
      </w:r>
      <w:proofErr w:type="gramStart"/>
      <w:r>
        <w:t>der Pattern</w:t>
      </w:r>
      <w:proofErr w:type="gramEnd"/>
      <w:r>
        <w:t xml:space="preserve">_Configurator mit dem Prog_Generator verlobt. Das bedeutet, dass man die Daten ganz einfach zwischen den beiden Programmen austauschen kann. </w:t>
      </w:r>
      <w:r w:rsidR="00F4016B">
        <w:t xml:space="preserve">Ein paar Details dazu findet man hier: </w:t>
      </w:r>
      <w:r w:rsidRPr="00C45211">
        <w:t>https://www.stummiforum.de/viewtopic.php?f=7&amp;t=165060&amp;start=824</w:t>
      </w:r>
    </w:p>
    <w:p w14:paraId="74408A27" w14:textId="77777777" w:rsidR="00C45211" w:rsidRPr="00C45211" w:rsidRDefault="00F4016B" w:rsidP="00C45211">
      <w:pPr>
        <w:pStyle w:val="KeinLeerraum"/>
        <w:rPr>
          <w:noProof/>
          <w:sz w:val="6"/>
          <w:szCs w:val="6"/>
        </w:rPr>
      </w:pPr>
      <w:r>
        <w:rPr>
          <w:noProof/>
          <w:sz w:val="16"/>
          <w:szCs w:val="16"/>
        </w:rPr>
        <w:t>[</w:t>
      </w:r>
      <w:r w:rsidR="00C45211" w:rsidRPr="00C45211">
        <w:rPr>
          <w:noProof/>
          <w:sz w:val="16"/>
          <w:szCs w:val="16"/>
        </w:rPr>
        <w:t>URL=https://www.stummiforum.de/viewtopic.php?f=7&amp;t=165060&amp;sd=a&amp;start=824]</w:t>
      </w:r>
      <w:r w:rsidR="00C45211" w:rsidRPr="00C45211">
        <w:rPr>
          <w:noProof/>
          <w:color w:val="00B0F0"/>
          <w:u w:val="single"/>
        </w:rPr>
        <w:t xml:space="preserve">Verlobung von Pattern_Configurator und </w:t>
      </w:r>
      <w:r w:rsidR="00C45211">
        <w:rPr>
          <w:noProof/>
          <w:color w:val="00B0F0"/>
          <w:u w:val="single"/>
        </w:rPr>
        <w:t>Prog_Generator</w:t>
      </w:r>
      <w:r w:rsidR="00C45211" w:rsidRPr="00C45211">
        <w:rPr>
          <w:noProof/>
          <w:color w:val="00B0F0"/>
          <w:u w:val="single"/>
        </w:rPr>
        <w:t xml:space="preserve"> (#</w:t>
      </w:r>
      <w:r w:rsidR="00C45211">
        <w:rPr>
          <w:noProof/>
          <w:color w:val="00B0F0"/>
          <w:u w:val="single"/>
        </w:rPr>
        <w:t>825</w:t>
      </w:r>
      <w:r w:rsidR="00C45211" w:rsidRPr="00C45211">
        <w:rPr>
          <w:noProof/>
          <w:color w:val="00B0F0"/>
          <w:u w:val="single"/>
        </w:rPr>
        <w:t>)</w:t>
      </w:r>
      <w:r w:rsidR="00C45211" w:rsidRPr="00C45211">
        <w:rPr>
          <w:noProof/>
          <w:sz w:val="6"/>
          <w:szCs w:val="6"/>
        </w:rPr>
        <w:t xml:space="preserve"> [/URL]</w:t>
      </w:r>
    </w:p>
    <w:p w14:paraId="6B00E9A9" w14:textId="77777777" w:rsidR="00087303" w:rsidRPr="00C45211" w:rsidRDefault="00087303" w:rsidP="006246F2">
      <w:pPr>
        <w:pStyle w:val="KeinLeerraum"/>
      </w:pPr>
    </w:p>
    <w:p w14:paraId="1D10DD07" w14:textId="77777777" w:rsidR="00087303" w:rsidRPr="00C45211" w:rsidRDefault="00087303" w:rsidP="006246F2">
      <w:pPr>
        <w:pStyle w:val="KeinLeerraum"/>
      </w:pPr>
    </w:p>
    <w:p w14:paraId="2AFC06EC" w14:textId="77777777" w:rsidR="00FA7C1D" w:rsidRPr="007F5CAC" w:rsidRDefault="00F80868" w:rsidP="00FA7C1D">
      <w:pPr>
        <w:pStyle w:val="KeinLeerraum"/>
        <w:rPr>
          <w:lang w:val="en-US"/>
        </w:rPr>
      </w:pPr>
      <w:r w:rsidRPr="007F5CAC">
        <w:rPr>
          <w:noProof/>
          <w:sz w:val="12"/>
          <w:szCs w:val="12"/>
          <w:lang w:val="en-US"/>
        </w:rPr>
        <w:t>[color=#0000FF][size=120][b]</w:t>
      </w:r>
      <w:r w:rsidR="00FA7C1D" w:rsidRPr="007F5CAC">
        <w:rPr>
          <w:b/>
          <w:bCs/>
          <w:color w:val="0000FF"/>
          <w:sz w:val="28"/>
          <w:szCs w:val="28"/>
          <w:lang w:val="en-US"/>
        </w:rPr>
        <w:t>Installation:</w:t>
      </w:r>
      <w:r w:rsidR="00EB3006" w:rsidRPr="007F5CAC">
        <w:rPr>
          <w:noProof/>
          <w:sz w:val="12"/>
          <w:szCs w:val="12"/>
          <w:lang w:val="en-US"/>
        </w:rPr>
        <w:t xml:space="preserve"> [/color][/size][/b]</w:t>
      </w:r>
    </w:p>
    <w:p w14:paraId="21A25A1D" w14:textId="77777777"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14:paraId="6C67BDDC" w14:textId="77777777" w:rsidR="00674F0F" w:rsidRDefault="00674F0F" w:rsidP="00674F0F">
      <w:pPr>
        <w:pStyle w:val="KeinLeerraum"/>
      </w:pPr>
    </w:p>
    <w:p w14:paraId="62EB8B05" w14:textId="77777777" w:rsidR="00674F0F" w:rsidRPr="00461AD2" w:rsidRDefault="00674F0F" w:rsidP="00674F0F">
      <w:pPr>
        <w:pStyle w:val="KeinLeerraum"/>
      </w:pPr>
    </w:p>
    <w:p w14:paraId="01412074" w14:textId="77777777"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14:paraId="3A86A941" w14:textId="77777777" w:rsidR="001669DB" w:rsidRDefault="001669DB" w:rsidP="00EB3006">
      <w:pPr>
        <w:pStyle w:val="KeinLeerraum"/>
      </w:pPr>
      <w:r>
        <w:t xml:space="preserve">Die Dokumentation der Bibliothek und der verfügbaren Platinen befinden sich in diesem GitHub Repository: </w:t>
      </w:r>
      <w:bookmarkStart w:id="49"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49"/>
    </w:p>
    <w:p w14:paraId="5B17F569" w14:textId="77777777"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14:paraId="412E976F" w14:textId="77777777" w:rsidR="008E6C61" w:rsidRDefault="008E6C61" w:rsidP="00EB3006">
      <w:pPr>
        <w:pStyle w:val="KeinLeerraum"/>
      </w:pPr>
    </w:p>
    <w:p w14:paraId="33745272" w14:textId="77777777" w:rsidR="001669DB" w:rsidRDefault="008E6C61" w:rsidP="00EB3006">
      <w:pPr>
        <w:pStyle w:val="KeinLeerraum"/>
      </w:pPr>
      <w:r>
        <w:lastRenderedPageBreak/>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14:paraId="108BA015" w14:textId="77777777" w:rsidR="00087303" w:rsidRDefault="00087303" w:rsidP="00EB3006">
      <w:pPr>
        <w:pStyle w:val="KeinLeerraum"/>
      </w:pPr>
    </w:p>
    <w:p w14:paraId="5788EFBD" w14:textId="77777777"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14:paraId="3B6202A6" w14:textId="77777777" w:rsidR="0001404E" w:rsidRDefault="0001404E" w:rsidP="00EB3006">
      <w:pPr>
        <w:pStyle w:val="KeinLeerraum"/>
      </w:pPr>
    </w:p>
    <w:p w14:paraId="3A0C5DBE" w14:textId="77777777" w:rsidR="00CD122A" w:rsidRDefault="00CD122A" w:rsidP="00EB3006">
      <w:pPr>
        <w:pStyle w:val="KeinLeerraum"/>
      </w:pPr>
    </w:p>
    <w:p w14:paraId="077507C9" w14:textId="77777777"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proofErr w:type="spellStart"/>
      <w:r w:rsidR="008C06FB" w:rsidRPr="00461AD2">
        <w:rPr>
          <w:b/>
          <w:bCs/>
          <w:color w:val="0000FF"/>
          <w:sz w:val="28"/>
          <w:szCs w:val="28"/>
          <w:lang w:val="en-US"/>
        </w:rPr>
        <w:t>Benötigte</w:t>
      </w:r>
      <w:proofErr w:type="spellEnd"/>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14:paraId="2FB8619E" w14:textId="77777777"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14:paraId="4F85BBB2" w14:textId="77777777"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14:paraId="587E7893" w14:textId="77777777" w:rsidR="00A73111" w:rsidRDefault="00A73111" w:rsidP="00A73111">
      <w:pPr>
        <w:pStyle w:val="KeinLeerraum"/>
      </w:pPr>
    </w:p>
    <w:p w14:paraId="06E4823D" w14:textId="77777777"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14:paraId="076501AE" w14:textId="77777777" w:rsidR="00674F0F" w:rsidRDefault="00674F0F" w:rsidP="00A73111">
      <w:pPr>
        <w:pStyle w:val="KeinLeerraum"/>
      </w:pPr>
    </w:p>
    <w:p w14:paraId="48FE276F" w14:textId="77777777" w:rsidR="00F606A6" w:rsidRDefault="00F606A6" w:rsidP="00A73111">
      <w:pPr>
        <w:pStyle w:val="KeinLeerraum"/>
      </w:pPr>
    </w:p>
    <w:p w14:paraId="593BA224" w14:textId="77777777"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14:paraId="5FC83098" w14:textId="77777777" w:rsidR="00DC4B39" w:rsidRDefault="00DC4B39" w:rsidP="00A73111">
      <w:pPr>
        <w:pStyle w:val="KeinLeerraum"/>
      </w:pPr>
      <w:r>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14:paraId="1DFD182E" w14:textId="77777777" w:rsidR="002470B0" w:rsidRDefault="002470B0" w:rsidP="00A73111">
      <w:pPr>
        <w:pStyle w:val="KeinLeerraum"/>
      </w:pPr>
      <w:r>
        <w:t>Anschluss der LEDs über ein Flachkabel:</w:t>
      </w:r>
    </w:p>
    <w:p w14:paraId="119551D7" w14:textId="77777777"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14:paraId="28715044" w14:textId="77777777" w:rsidR="002470B0" w:rsidRDefault="00847480" w:rsidP="002470B0">
      <w:pPr>
        <w:pStyle w:val="KeinLeerraum"/>
      </w:pPr>
      <w:r>
        <w:rPr>
          <w:noProof/>
        </w:rPr>
        <w:drawing>
          <wp:inline distT="0" distB="0" distL="0" distR="0" wp14:anchorId="3D4C955F" wp14:editId="3E0B219F">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14:paraId="1E210C29" w14:textId="77777777" w:rsidR="002470B0" w:rsidRDefault="002470B0" w:rsidP="002470B0">
      <w:pPr>
        <w:pStyle w:val="KeinLeerraum"/>
      </w:pPr>
      <w:r>
        <w:t>Die LEDs werden auf Papp</w:t>
      </w:r>
      <w:r w:rsidR="00982526">
        <w:t>-</w:t>
      </w:r>
      <w:r>
        <w:t>Zwischendecken mit Papp</w:t>
      </w:r>
      <w:r w:rsidR="00982526">
        <w:t>-</w:t>
      </w:r>
      <w:r>
        <w:t>Trennwänden geklebt und in das Haus geschoben:</w:t>
      </w:r>
    </w:p>
    <w:p w14:paraId="74DC30FF" w14:textId="77777777"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14:paraId="3E509801" w14:textId="77777777" w:rsidR="002470B0" w:rsidRDefault="00847480" w:rsidP="00A73111">
      <w:pPr>
        <w:pStyle w:val="KeinLeerraum"/>
      </w:pPr>
      <w:r>
        <w:rPr>
          <w:noProof/>
        </w:rPr>
        <w:lastRenderedPageBreak/>
        <w:drawing>
          <wp:inline distT="0" distB="0" distL="0" distR="0" wp14:anchorId="4C15AEDF" wp14:editId="76E2803E">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14:paraId="34E43176" w14:textId="77777777"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14:paraId="314A4034" w14:textId="77777777" w:rsidR="002470B0" w:rsidRDefault="002470B0" w:rsidP="00A73111">
      <w:pPr>
        <w:pStyle w:val="KeinLeerraum"/>
      </w:pPr>
      <w:r>
        <w:t>Hier noch weitere Beispiele:</w:t>
      </w:r>
    </w:p>
    <w:p w14:paraId="088DD78C" w14:textId="77777777"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14:paraId="4492C25E" w14:textId="77777777"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14:paraId="4D3765F1" w14:textId="77777777"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14:paraId="614EA790" w14:textId="77777777" w:rsidR="00982526" w:rsidRPr="00ED76AB" w:rsidRDefault="00982526" w:rsidP="00982526">
      <w:pPr>
        <w:pStyle w:val="KeinLeerraum"/>
        <w:rPr>
          <w:noProof/>
          <w:sz w:val="14"/>
          <w:szCs w:val="14"/>
        </w:rPr>
      </w:pPr>
    </w:p>
    <w:p w14:paraId="217F376D" w14:textId="77777777" w:rsidR="00CD122A" w:rsidRDefault="00CD122A" w:rsidP="00A73111">
      <w:pPr>
        <w:pStyle w:val="KeinLeerraum"/>
      </w:pPr>
    </w:p>
    <w:p w14:paraId="287E0A98" w14:textId="77777777" w:rsidR="00674F0F" w:rsidRDefault="00674F0F" w:rsidP="00A73111">
      <w:pPr>
        <w:pStyle w:val="KeinLeerraum"/>
      </w:pPr>
    </w:p>
    <w:p w14:paraId="06693354" w14:textId="77777777"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14:paraId="0CE2C348" w14:textId="77777777"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14:paraId="726A699C" w14:textId="77777777" w:rsidR="003E127C" w:rsidRDefault="003E127C" w:rsidP="003E127C">
      <w:pPr>
        <w:pStyle w:val="KeinLeerraum"/>
      </w:pPr>
      <w:r>
        <w:t>Hier ein Beispiel eines Lichtsignals:</w:t>
      </w:r>
    </w:p>
    <w:p w14:paraId="7762784F" w14:textId="77777777"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14:paraId="17AE6B9C" w14:textId="77777777" w:rsidR="003B5BE1" w:rsidRDefault="003B5BE1" w:rsidP="003E127C">
      <w:pPr>
        <w:pStyle w:val="KeinLeerraum"/>
        <w:rPr>
          <w:noProof/>
        </w:rPr>
      </w:pPr>
      <w:r>
        <w:rPr>
          <w:noProof/>
        </w:rPr>
        <w:drawing>
          <wp:inline distT="0" distB="0" distL="0" distR="0" wp14:anchorId="6A5EC58E" wp14:editId="50CDBC51">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14:paraId="1962EB5C" w14:textId="77777777" w:rsidR="003E127C" w:rsidRDefault="003E127C" w:rsidP="003E127C">
      <w:pPr>
        <w:pStyle w:val="KeinLeerraum"/>
      </w:pPr>
    </w:p>
    <w:p w14:paraId="02EBD7EE" w14:textId="77777777" w:rsidR="003E127C" w:rsidRDefault="003E127C" w:rsidP="003E127C">
      <w:pPr>
        <w:pStyle w:val="KeinLeerraum"/>
      </w:pPr>
      <w:r>
        <w:t>Das Ausfahrtssignal besitzt 6 LEDs. Diese werden mit zwei WS2811 Modulen angesteuert welche in einem Schrumpfschlauch übereinander verpackt sind:</w:t>
      </w:r>
    </w:p>
    <w:p w14:paraId="2CC77F15" w14:textId="77777777"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14:paraId="7C631641" w14:textId="77777777" w:rsidR="003B5BE1" w:rsidRDefault="003B5BE1" w:rsidP="003E127C">
      <w:pPr>
        <w:pStyle w:val="KeinLeerraum"/>
        <w:rPr>
          <w:noProof/>
        </w:rPr>
      </w:pPr>
      <w:r>
        <w:rPr>
          <w:noProof/>
        </w:rPr>
        <w:drawing>
          <wp:inline distT="0" distB="0" distL="0" distR="0" wp14:anchorId="7FBE4032" wp14:editId="40B1B706">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14:paraId="0059B35A" w14:textId="77777777"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14:paraId="0C42415D" w14:textId="77777777" w:rsidR="003B5BE1" w:rsidRDefault="003B5BE1" w:rsidP="003E127C">
      <w:pPr>
        <w:pStyle w:val="KeinLeerraum"/>
        <w:rPr>
          <w:noProof/>
        </w:rPr>
      </w:pPr>
      <w:r>
        <w:rPr>
          <w:noProof/>
        </w:rPr>
        <w:drawing>
          <wp:inline distT="0" distB="0" distL="0" distR="0" wp14:anchorId="7CC73A91" wp14:editId="021EC145">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14:paraId="64D25311" w14:textId="77777777"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14:paraId="73C9A9ED" w14:textId="77777777" w:rsidR="00946B9E" w:rsidRDefault="00946B9E" w:rsidP="003E127C">
      <w:pPr>
        <w:pStyle w:val="KeinLeerraum"/>
      </w:pPr>
    </w:p>
    <w:p w14:paraId="1A88D632" w14:textId="77777777" w:rsidR="005F5C95" w:rsidRDefault="005F5C95" w:rsidP="003E127C">
      <w:pPr>
        <w:pStyle w:val="KeinLeerraum"/>
      </w:pPr>
    </w:p>
    <w:p w14:paraId="0E8E01A0" w14:textId="77777777"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14:paraId="78E11935" w14:textId="77777777" w:rsidR="00FE0E6E" w:rsidRDefault="005F5C95" w:rsidP="003E127C">
      <w:pPr>
        <w:pStyle w:val="KeinLeerraum"/>
      </w:pPr>
      <w:bookmarkStart w:id="50"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50"/>
    <w:p w14:paraId="6E910E65" w14:textId="77777777" w:rsidR="005F5C95" w:rsidRDefault="00362071" w:rsidP="003E127C">
      <w:pPr>
        <w:pStyle w:val="KeinLeerraum"/>
      </w:pPr>
      <w:r w:rsidRPr="00362071">
        <w:t>[url=</w:t>
      </w:r>
      <w:proofErr w:type="gramStart"/>
      <w:r w:rsidRPr="00362071">
        <w:t>https://abload.de/image.php?img=wannenstecker_mit_mar8mk13.jpg][</w:t>
      </w:r>
      <w:proofErr w:type="gramEnd"/>
      <w:r w:rsidRPr="00362071">
        <w:t>img]</w:t>
      </w:r>
      <w:hyperlink r:id="rId25" w:history="1">
        <w:r w:rsidRPr="00B82FE4">
          <w:rPr>
            <w:rStyle w:val="Hyperlink"/>
          </w:rPr>
          <w:t>https://abload.de/img/wannenstecker_mit_mar8mk13.jpg[/img][/url]</w:t>
        </w:r>
      </w:hyperlink>
      <w:r w:rsidR="00847480">
        <w:t xml:space="preserve"> </w:t>
      </w:r>
    </w:p>
    <w:p w14:paraId="4DE23A8B" w14:textId="77777777" w:rsidR="00362071" w:rsidRDefault="00847480" w:rsidP="003E127C">
      <w:pPr>
        <w:pStyle w:val="KeinLeerraum"/>
      </w:pPr>
      <w:r w:rsidRPr="00260077">
        <w:rPr>
          <w:noProof/>
        </w:rPr>
        <w:drawing>
          <wp:anchor distT="0" distB="0" distL="114300" distR="114300" simplePos="0" relativeHeight="251658240" behindDoc="0" locked="0" layoutInCell="1" allowOverlap="1" wp14:anchorId="70E91974" wp14:editId="3982697C">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14:paraId="7AECB817" w14:textId="77777777" w:rsidR="00362071" w:rsidRDefault="00362071" w:rsidP="003E127C">
      <w:pPr>
        <w:pStyle w:val="KeinLeerraum"/>
      </w:pPr>
    </w:p>
    <w:p w14:paraId="665F4323" w14:textId="77777777" w:rsidR="00362071" w:rsidRDefault="00362071" w:rsidP="003E127C">
      <w:pPr>
        <w:pStyle w:val="KeinLeerraum"/>
      </w:pPr>
      <w:r>
        <w:t>[b]</w:t>
      </w:r>
      <w:r w:rsidRPr="00362071">
        <w:rPr>
          <w:i/>
          <w:iCs/>
        </w:rPr>
        <w:t xml:space="preserve">Belegung der </w:t>
      </w:r>
      <w:proofErr w:type="gramStart"/>
      <w:r w:rsidRPr="00362071">
        <w:rPr>
          <w:i/>
          <w:iCs/>
        </w:rPr>
        <w:t>Leitungen:</w:t>
      </w:r>
      <w:r>
        <w:t>[</w:t>
      </w:r>
      <w:proofErr w:type="gramEnd"/>
      <w:r>
        <w:t>/b]</w:t>
      </w:r>
    </w:p>
    <w:p w14:paraId="6F9F8E6C" w14:textId="77777777" w:rsidR="00362071" w:rsidRDefault="00362071" w:rsidP="003E127C">
      <w:pPr>
        <w:pStyle w:val="KeinLeerraum"/>
      </w:pPr>
      <w:r>
        <w:t>1: +5V (Markiertes Kabel)</w:t>
      </w:r>
    </w:p>
    <w:p w14:paraId="5727B6F9" w14:textId="77777777" w:rsidR="00362071" w:rsidRDefault="00362071" w:rsidP="003E127C">
      <w:pPr>
        <w:pStyle w:val="KeinLeerraum"/>
      </w:pPr>
      <w:r>
        <w:t>2: Daten Eingang</w:t>
      </w:r>
    </w:p>
    <w:p w14:paraId="29A36479" w14:textId="77777777" w:rsidR="00362071" w:rsidRDefault="00362071" w:rsidP="003E127C">
      <w:pPr>
        <w:pStyle w:val="KeinLeerraum"/>
      </w:pPr>
      <w:r>
        <w:t>3: Masse</w:t>
      </w:r>
      <w:r w:rsidR="00254E8A">
        <w:t xml:space="preserve"> (GND)</w:t>
      </w:r>
    </w:p>
    <w:p w14:paraId="7C522CA7" w14:textId="77777777" w:rsidR="00362071" w:rsidRDefault="00362071" w:rsidP="003E127C">
      <w:pPr>
        <w:pStyle w:val="KeinLeerraum"/>
      </w:pPr>
      <w:r>
        <w:t>4: Daten Ausgang</w:t>
      </w:r>
    </w:p>
    <w:p w14:paraId="7787F36F" w14:textId="77777777" w:rsidR="00362071" w:rsidRDefault="00362071" w:rsidP="003E127C">
      <w:pPr>
        <w:pStyle w:val="KeinLeerraum"/>
      </w:pPr>
    </w:p>
    <w:p w14:paraId="3592D167" w14:textId="77777777"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14:paraId="5C781B6E" w14:textId="77777777"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14:paraId="06C141F3" w14:textId="77777777" w:rsidR="00362071" w:rsidRDefault="00362071" w:rsidP="003E127C">
      <w:pPr>
        <w:pStyle w:val="KeinLeerraum"/>
      </w:pPr>
    </w:p>
    <w:p w14:paraId="3F0BCBD6" w14:textId="77777777" w:rsidR="005F5C95" w:rsidRDefault="005F5C95" w:rsidP="003E127C">
      <w:pPr>
        <w:pStyle w:val="KeinLeerraum"/>
      </w:pPr>
    </w:p>
    <w:p w14:paraId="4297B24D" w14:textId="77777777"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proofErr w:type="spellStart"/>
      <w:r w:rsidRPr="00461AD2">
        <w:rPr>
          <w:b/>
          <w:bCs/>
          <w:color w:val="0000FF"/>
          <w:sz w:val="28"/>
          <w:szCs w:val="28"/>
          <w:lang w:val="en-US"/>
        </w:rPr>
        <w:t>Weitere</w:t>
      </w:r>
      <w:proofErr w:type="spellEnd"/>
      <w:r w:rsidRPr="00461AD2">
        <w:rPr>
          <w:b/>
          <w:bCs/>
          <w:color w:val="0000FF"/>
          <w:sz w:val="28"/>
          <w:szCs w:val="28"/>
          <w:lang w:val="en-US"/>
        </w:rPr>
        <w:t xml:space="preserve"> </w:t>
      </w:r>
      <w:proofErr w:type="spellStart"/>
      <w:r w:rsidRPr="00461AD2">
        <w:rPr>
          <w:b/>
          <w:bCs/>
          <w:color w:val="0000FF"/>
          <w:sz w:val="28"/>
          <w:szCs w:val="28"/>
          <w:lang w:val="en-US"/>
        </w:rPr>
        <w:t>Platinen</w:t>
      </w:r>
      <w:proofErr w:type="spellEnd"/>
      <w:r w:rsidRPr="00461AD2">
        <w:rPr>
          <w:b/>
          <w:bCs/>
          <w:color w:val="0000FF"/>
          <w:sz w:val="28"/>
          <w:szCs w:val="28"/>
          <w:lang w:val="en-US"/>
        </w:rPr>
        <w:t>:</w:t>
      </w:r>
      <w:r w:rsidRPr="00FE0E6E">
        <w:rPr>
          <w:color w:val="0000FF"/>
          <w:sz w:val="24"/>
          <w:szCs w:val="24"/>
          <w:lang w:val="en-US"/>
        </w:rPr>
        <w:t xml:space="preserve"> </w:t>
      </w:r>
      <w:r w:rsidRPr="00FE0E6E">
        <w:rPr>
          <w:noProof/>
          <w:sz w:val="14"/>
          <w:szCs w:val="14"/>
          <w:lang w:val="en-US"/>
        </w:rPr>
        <w:t>[/color][/size][/b]</w:t>
      </w:r>
    </w:p>
    <w:p w14:paraId="509FFA7B" w14:textId="77777777"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14:paraId="2459179A" w14:textId="77777777" w:rsidR="00FE0E6E" w:rsidRPr="00236271" w:rsidRDefault="007F40CE" w:rsidP="003E127C">
      <w:pPr>
        <w:pStyle w:val="KeinLeerraum"/>
        <w:rPr>
          <w:noProof/>
          <w:lang w:val="en-US"/>
        </w:rPr>
      </w:pPr>
      <w:r w:rsidRPr="00236271">
        <w:rPr>
          <w:noProof/>
          <w:lang w:val="en-US"/>
        </w:rPr>
        <w:t>).</w:t>
      </w:r>
    </w:p>
    <w:p w14:paraId="08EB3D66" w14:textId="77777777" w:rsidR="00FE0E6E" w:rsidRPr="00236271" w:rsidRDefault="00FE0E6E" w:rsidP="003E127C">
      <w:pPr>
        <w:pStyle w:val="KeinLeerraum"/>
        <w:rPr>
          <w:noProof/>
          <w:lang w:val="en-US"/>
        </w:rPr>
      </w:pPr>
    </w:p>
    <w:p w14:paraId="439F2C59" w14:textId="77777777"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14:paraId="4C75384F" w14:textId="77777777"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proofErr w:type="spellStart"/>
      <w:r w:rsidRPr="00461AD2">
        <w:t>Previous</w:t>
      </w:r>
      <w:proofErr w:type="spellEnd"/>
      <w:r w:rsidRPr="00461AD2">
        <w:t>”</w:t>
      </w:r>
      <w:r>
        <w:t xml:space="preserve"> Funktionen verfügbar. Außerdem kann die Platine zwei LEDs ansteuern.</w:t>
      </w:r>
    </w:p>
    <w:p w14:paraId="47FE10B5" w14:textId="77777777" w:rsidR="003E35DB" w:rsidRDefault="003E35DB" w:rsidP="003E35DB">
      <w:pPr>
        <w:pStyle w:val="KeinLeerraum"/>
      </w:pPr>
      <w:r>
        <w:t>Hier zwei bestückungsvarianten des Sound JQ6500 Moduls:</w:t>
      </w:r>
      <w:r w:rsidR="00551557" w:rsidRPr="00551557">
        <w:t xml:space="preserve"> [url=</w:t>
      </w:r>
      <w:proofErr w:type="gramStart"/>
      <w:r w:rsidR="00551557" w:rsidRPr="00551557">
        <w:t>https://abload.de/image.php?img=06_jq6500_soundwjkif.jpg][</w:t>
      </w:r>
      <w:proofErr w:type="gramEnd"/>
      <w:r w:rsidR="00551557" w:rsidRPr="00551557">
        <w:t>img]https://abload.de/img/06_jq6500_soundwjkif.jpg[/img][/url]</w:t>
      </w:r>
    </w:p>
    <w:p w14:paraId="78D3B9B4" w14:textId="77777777" w:rsidR="003E35DB" w:rsidRDefault="005D3258" w:rsidP="003E35DB">
      <w:pPr>
        <w:pStyle w:val="KeinLeerraum"/>
        <w:rPr>
          <w:noProof/>
        </w:rPr>
      </w:pPr>
      <w:r>
        <w:rPr>
          <w:noProof/>
        </w:rPr>
        <w:drawing>
          <wp:inline distT="0" distB="0" distL="0" distR="0" wp14:anchorId="5B158BA4" wp14:editId="649B0B5C">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14:paraId="6D88394E" w14:textId="77777777"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14:paraId="1E0B5C8D" w14:textId="77777777" w:rsidR="00FE0E6E" w:rsidRPr="00173A6A" w:rsidRDefault="00FE0E6E" w:rsidP="003E127C">
      <w:pPr>
        <w:pStyle w:val="KeinLeerraum"/>
      </w:pPr>
    </w:p>
    <w:p w14:paraId="34EA4066" w14:textId="77777777"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14:paraId="19B56538" w14:textId="77777777" w:rsidR="003E35DB" w:rsidRPr="003E35DB" w:rsidRDefault="003E35DB" w:rsidP="003E35DB">
      <w:pPr>
        <w:pStyle w:val="KeinLeerraum"/>
      </w:pPr>
      <w:r w:rsidRPr="003E35DB">
        <w:t>Mit einer Platine können 3 Servos angesteuert werden:</w:t>
      </w:r>
    </w:p>
    <w:p w14:paraId="5EF8D8DA" w14:textId="77777777"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14:paraId="0BA4164A" w14:textId="77777777" w:rsidR="00173A6A" w:rsidRDefault="002916F6" w:rsidP="003E35DB">
      <w:pPr>
        <w:pStyle w:val="KeinLeerraum"/>
      </w:pPr>
      <w:r>
        <w:rPr>
          <w:noProof/>
        </w:rPr>
        <w:drawing>
          <wp:anchor distT="0" distB="0" distL="114300" distR="114300" simplePos="0" relativeHeight="251659264" behindDoc="0" locked="0" layoutInCell="1" allowOverlap="1" wp14:anchorId="2B0FC122" wp14:editId="167100BB">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14:paraId="30F7C85C" w14:textId="77777777"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14:paraId="2CCE4318" w14:textId="77777777" w:rsidR="003E35DB" w:rsidRPr="003E35DB" w:rsidRDefault="003E35DB" w:rsidP="003E35DB">
      <w:pPr>
        <w:pStyle w:val="KeinLeerraum"/>
      </w:pPr>
    </w:p>
    <w:p w14:paraId="7FF0C91B" w14:textId="77777777"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14:paraId="53600565" w14:textId="77777777"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14:paraId="25BBE5CF" w14:textId="77777777" w:rsidR="003E35DB" w:rsidRDefault="00847480" w:rsidP="003E35DB">
      <w:pPr>
        <w:pStyle w:val="KeinLeerraum"/>
        <w:rPr>
          <w:noProof/>
        </w:rPr>
      </w:pPr>
      <w:r>
        <w:rPr>
          <w:noProof/>
        </w:rPr>
        <w:lastRenderedPageBreak/>
        <w:drawing>
          <wp:anchor distT="0" distB="0" distL="114300" distR="114300" simplePos="0" relativeHeight="251660288" behindDoc="0" locked="0" layoutInCell="1" allowOverlap="1" wp14:anchorId="0835D570" wp14:editId="1449D274">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14:paraId="346C022D" w14:textId="77777777"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14:paraId="2E9C593B" w14:textId="77777777" w:rsidR="003E35DB" w:rsidRPr="003E35DB" w:rsidRDefault="003E35DB" w:rsidP="003E35DB">
      <w:pPr>
        <w:pStyle w:val="KeinLeerraum"/>
      </w:pPr>
    </w:p>
    <w:p w14:paraId="3F1800F4" w14:textId="77777777"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14:paraId="16E96649" w14:textId="77777777" w:rsidR="00173A6A" w:rsidRDefault="00173A6A" w:rsidP="00A73111">
      <w:pPr>
        <w:pStyle w:val="KeinLeerraum"/>
        <w:rPr>
          <w:noProof/>
        </w:rPr>
      </w:pPr>
      <w:r>
        <w:rPr>
          <w:noProof/>
        </w:rPr>
        <w:t>[list]</w:t>
      </w:r>
    </w:p>
    <w:p w14:paraId="1305C99A" w14:textId="77777777" w:rsidR="00C77A79" w:rsidRDefault="00173A6A" w:rsidP="00A73111">
      <w:pPr>
        <w:pStyle w:val="KeinLeerraum"/>
      </w:pPr>
      <w:r>
        <w:t xml:space="preserve">[*] Platine für das Sound Modul </w:t>
      </w:r>
      <w:r w:rsidRPr="00173A6A">
        <w:t>MP3-TF-16P</w:t>
      </w:r>
      <w:r>
        <w:t xml:space="preserve"> (Bis zu 14 Geräusche direkt abrufbar)</w:t>
      </w:r>
    </w:p>
    <w:p w14:paraId="6013CC92" w14:textId="77777777" w:rsidR="00173A6A" w:rsidRDefault="00173A6A" w:rsidP="00A73111">
      <w:pPr>
        <w:pStyle w:val="KeinLeerraum"/>
      </w:pPr>
      <w:r>
        <w:t>[*] Ansteuerplatine für 14-16V Glühbirnen oder LEDs mit integriertem Vorwiderstand</w:t>
      </w:r>
    </w:p>
    <w:p w14:paraId="729BDCA5" w14:textId="77777777" w:rsidR="00173A6A" w:rsidRDefault="00173A6A" w:rsidP="00A73111">
      <w:pPr>
        <w:pStyle w:val="KeinLeerraum"/>
      </w:pPr>
      <w:r>
        <w:t>[*] Platine zum Einlesen von 80 und mehr Schaltern</w:t>
      </w:r>
    </w:p>
    <w:p w14:paraId="606C9D73" w14:textId="77777777" w:rsidR="00173A6A" w:rsidRPr="00B47F44" w:rsidRDefault="00173A6A" w:rsidP="00A73111">
      <w:pPr>
        <w:pStyle w:val="KeinLeerraum"/>
        <w:rPr>
          <w:lang w:val="en-US"/>
        </w:rPr>
      </w:pPr>
      <w:r w:rsidRPr="00B47F44">
        <w:rPr>
          <w:lang w:val="en-US"/>
        </w:rPr>
        <w:t>[*] …</w:t>
      </w:r>
    </w:p>
    <w:p w14:paraId="41E13A31" w14:textId="77777777" w:rsidR="00173A6A" w:rsidRPr="00B47F44" w:rsidRDefault="00173A6A" w:rsidP="00A73111">
      <w:pPr>
        <w:pStyle w:val="KeinLeerraum"/>
        <w:rPr>
          <w:noProof/>
          <w:lang w:val="en-US"/>
        </w:rPr>
      </w:pPr>
      <w:r w:rsidRPr="00B47F44">
        <w:rPr>
          <w:noProof/>
          <w:lang w:val="en-US"/>
        </w:rPr>
        <w:t xml:space="preserve">[/list] </w:t>
      </w:r>
    </w:p>
    <w:p w14:paraId="7882357A" w14:textId="77777777" w:rsidR="00173A6A" w:rsidRDefault="00173A6A" w:rsidP="00561C3E">
      <w:pPr>
        <w:pStyle w:val="KeinLeerraum"/>
        <w:rPr>
          <w:lang w:val="en-US"/>
        </w:rPr>
      </w:pPr>
    </w:p>
    <w:p w14:paraId="364A74B2" w14:textId="77777777"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14:paraId="616B8F61" w14:textId="77777777"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14:paraId="76685759" w14:textId="77777777" w:rsidR="00E52944" w:rsidRDefault="00CB0FC3" w:rsidP="002916F6">
      <w:pPr>
        <w:rPr>
          <w:noProof/>
        </w:rPr>
      </w:pPr>
      <w:hyperlink r:id="rId31" w:history="1">
        <w:r w:rsidR="000E0911" w:rsidRPr="002B6750">
          <w:rPr>
            <w:rStyle w:val="Hyperlink"/>
            <w:noProof/>
          </w:rPr>
          <w:t>https://github.com/Hardi-St/MobaLedLib_Docu/tree/master/3D_Daten_fuer_die_MobaLedLib</w:t>
        </w:r>
      </w:hyperlink>
    </w:p>
    <w:p w14:paraId="1BEBECBE" w14:textId="77777777" w:rsidR="000E0911" w:rsidRDefault="000E0911" w:rsidP="002916F6">
      <w:pPr>
        <w:rPr>
          <w:noProof/>
        </w:rPr>
      </w:pPr>
    </w:p>
    <w:p w14:paraId="44E5EECB" w14:textId="77777777" w:rsidR="00E52944" w:rsidRDefault="00E52944" w:rsidP="002916F6">
      <w:pPr>
        <w:rPr>
          <w:noProof/>
        </w:rPr>
      </w:pPr>
      <w:r>
        <w:rPr>
          <w:noProof/>
        </w:rPr>
        <w:t>Hier ein paar Beispiele:</w:t>
      </w:r>
    </w:p>
    <w:p w14:paraId="4406BD4F" w14:textId="77777777" w:rsidR="00E52944" w:rsidRPr="00E52944" w:rsidRDefault="00E52944" w:rsidP="00E52944">
      <w:pPr>
        <w:rPr>
          <w:noProof/>
        </w:rPr>
      </w:pPr>
      <w:r>
        <w:rPr>
          <w:noProof/>
        </w:rPr>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14:paraId="51995830" w14:textId="77777777" w:rsidR="00E52944" w:rsidRDefault="00E52944" w:rsidP="00561C3E">
      <w:pPr>
        <w:pStyle w:val="KeinLeerraum"/>
        <w:rPr>
          <w:noProof/>
          <w:sz w:val="12"/>
          <w:szCs w:val="12"/>
        </w:rPr>
      </w:pPr>
    </w:p>
    <w:p w14:paraId="02D91723" w14:textId="77777777"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14:paraId="5D594A31" w14:textId="77777777" w:rsidR="00E52944" w:rsidRPr="00E52944" w:rsidRDefault="00E52944" w:rsidP="00561C3E">
      <w:pPr>
        <w:pStyle w:val="KeinLeerraum"/>
        <w:rPr>
          <w:noProof/>
          <w:sz w:val="12"/>
          <w:szCs w:val="12"/>
        </w:rPr>
      </w:pPr>
    </w:p>
    <w:p w14:paraId="458027A6" w14:textId="77777777" w:rsidR="00E52944" w:rsidRPr="00E52944" w:rsidRDefault="00E52944">
      <w:pPr>
        <w:rPr>
          <w:noProof/>
          <w:sz w:val="12"/>
          <w:szCs w:val="12"/>
        </w:rPr>
      </w:pPr>
      <w:r w:rsidRPr="00E52944">
        <w:rPr>
          <w:noProof/>
          <w:sz w:val="12"/>
          <w:szCs w:val="12"/>
        </w:rPr>
        <w:br w:type="page"/>
      </w:r>
    </w:p>
    <w:p w14:paraId="607DE0B9" w14:textId="77777777" w:rsidR="00C77A79" w:rsidRPr="009A3CD6" w:rsidRDefault="00C77A79" w:rsidP="00C77A79">
      <w:pPr>
        <w:pStyle w:val="KeinLeerraum"/>
      </w:pPr>
      <w:r w:rsidRPr="009A3CD6">
        <w:rPr>
          <w:noProof/>
          <w:sz w:val="12"/>
          <w:szCs w:val="12"/>
        </w:rPr>
        <w:lastRenderedPageBreak/>
        <w:t>[color=#0000FF][size=120] [b]</w:t>
      </w:r>
      <w:bookmarkStart w:id="51" w:name="_Hlk23889154"/>
      <w:r w:rsidRPr="009A3CD6">
        <w:rPr>
          <w:b/>
          <w:bCs/>
          <w:color w:val="0000FF"/>
          <w:sz w:val="28"/>
          <w:szCs w:val="28"/>
        </w:rPr>
        <w:t>Inhaltsverzeichnis</w:t>
      </w:r>
      <w:bookmarkEnd w:id="51"/>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14:paraId="5822F5BE" w14:textId="77777777"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14:paraId="503A6060" w14:textId="77777777" w:rsidR="00CF18E3" w:rsidRDefault="00CF18E3" w:rsidP="00C77A79">
      <w:pPr>
        <w:pStyle w:val="KeinLeerraum"/>
      </w:pPr>
    </w:p>
    <w:p w14:paraId="6A90215B" w14:textId="77777777"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14:paraId="365CA223" w14:textId="77777777" w:rsidR="00CF18E3" w:rsidRDefault="00CF18E3" w:rsidP="00C77A79">
      <w:pPr>
        <w:pStyle w:val="KeinLeerraum"/>
      </w:pPr>
    </w:p>
    <w:p w14:paraId="1AC4D8C8" w14:textId="77777777"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14:paraId="0CBD2FC0" w14:textId="77777777" w:rsidR="00C77A79" w:rsidRDefault="00C77A79" w:rsidP="00C77A79">
      <w:pPr>
        <w:pStyle w:val="KeinLeerraum"/>
      </w:pPr>
    </w:p>
    <w:p w14:paraId="50DD89FA" w14:textId="77777777" w:rsidR="00C45211"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00C45211" w:rsidRPr="003E54F5">
        <w:rPr>
          <w:noProof/>
          <w:sz w:val="6"/>
          <w:szCs w:val="6"/>
        </w:rPr>
        <w:t>[URL=</w:t>
      </w:r>
      <w:proofErr w:type="gramStart"/>
      <w:r w:rsidR="00C45211" w:rsidRPr="003E54F5">
        <w:rPr>
          <w:noProof/>
          <w:sz w:val="6"/>
          <w:szCs w:val="6"/>
        </w:rPr>
        <w:t>https://www.stummiforum.de/viewtopic.php?f=7&amp;t=165060&amp;sd=a&amp;star</w:t>
      </w:r>
      <w:r w:rsidR="00C45211" w:rsidRPr="007F5CAC">
        <w:rPr>
          <w:noProof/>
          <w:sz w:val="14"/>
          <w:szCs w:val="14"/>
        </w:rPr>
        <w:t>t=508]</w:t>
      </w:r>
      <w:r w:rsidR="00C45211" w:rsidRPr="003E54F5">
        <w:rPr>
          <w:noProof/>
          <w:sz w:val="14"/>
          <w:szCs w:val="14"/>
        </w:rPr>
        <w:t xml:space="preserve"> </w:t>
      </w:r>
      <w:r w:rsidR="00C45211">
        <w:rPr>
          <w:color w:val="00B0F0"/>
          <w:u w:val="single"/>
        </w:rPr>
        <w:t xml:space="preserve">  </w:t>
      </w:r>
      <w:proofErr w:type="gramEnd"/>
      <w:r w:rsidR="00C45211">
        <w:rPr>
          <w:color w:val="00B0F0"/>
          <w:u w:val="single"/>
        </w:rPr>
        <w:t xml:space="preserve">     (Siehe </w:t>
      </w:r>
      <w:r w:rsidR="007F5CAC">
        <w:rPr>
          <w:color w:val="00B0F0"/>
          <w:u w:val="single"/>
        </w:rPr>
        <w:t xml:space="preserve">auch </w:t>
      </w:r>
      <w:r w:rsidR="00C45211" w:rsidRPr="00F1703D">
        <w:rPr>
          <w:noProof/>
          <w:color w:val="00B0F0"/>
          <w:u w:val="single"/>
        </w:rPr>
        <w:t>#509</w:t>
      </w:r>
      <w:r w:rsidR="00C45211" w:rsidRPr="003E54F5">
        <w:rPr>
          <w:noProof/>
          <w:sz w:val="6"/>
          <w:szCs w:val="6"/>
        </w:rPr>
        <w:t xml:space="preserve"> [/URL]</w:t>
      </w:r>
      <w:r w:rsidR="007F5CAC">
        <w:rPr>
          <w:noProof/>
          <w:sz w:val="6"/>
          <w:szCs w:val="6"/>
        </w:rPr>
        <w:t xml:space="preserve">  </w:t>
      </w:r>
      <w:r w:rsidR="007F5CAC" w:rsidRPr="003E54F5">
        <w:rPr>
          <w:noProof/>
          <w:sz w:val="6"/>
          <w:szCs w:val="6"/>
        </w:rPr>
        <w:t>[URL=https://www.stummiforum.de/viewtopic.php?f=7&amp;t=165060&amp;sd=a&amp;star</w:t>
      </w:r>
      <w:r w:rsidR="007F5CAC" w:rsidRPr="007F5CAC">
        <w:rPr>
          <w:noProof/>
          <w:sz w:val="14"/>
          <w:szCs w:val="14"/>
        </w:rPr>
        <w:t>t=</w:t>
      </w:r>
      <w:r w:rsidR="007F5CAC">
        <w:rPr>
          <w:noProof/>
          <w:sz w:val="14"/>
          <w:szCs w:val="14"/>
        </w:rPr>
        <w:t>824</w:t>
      </w:r>
      <w:r w:rsidR="007F5CAC" w:rsidRPr="007F5CAC">
        <w:rPr>
          <w:noProof/>
          <w:sz w:val="14"/>
          <w:szCs w:val="14"/>
        </w:rPr>
        <w:t>]</w:t>
      </w:r>
      <w:r w:rsidR="007F5CAC">
        <w:rPr>
          <w:color w:val="00B0F0"/>
          <w:u w:val="single"/>
        </w:rPr>
        <w:t xml:space="preserve"> und </w:t>
      </w:r>
      <w:r w:rsidR="007F5CAC" w:rsidRPr="00F1703D">
        <w:rPr>
          <w:noProof/>
          <w:color w:val="00B0F0"/>
          <w:u w:val="single"/>
        </w:rPr>
        <w:t>#</w:t>
      </w:r>
      <w:r w:rsidR="007F5CAC">
        <w:rPr>
          <w:noProof/>
          <w:color w:val="00B0F0"/>
          <w:u w:val="single"/>
        </w:rPr>
        <w:t>825)</w:t>
      </w:r>
      <w:r w:rsidR="007F5CAC" w:rsidRPr="003E54F5">
        <w:rPr>
          <w:noProof/>
          <w:sz w:val="6"/>
          <w:szCs w:val="6"/>
        </w:rPr>
        <w:t xml:space="preserve"> [/URL]</w:t>
      </w:r>
    </w:p>
    <w:p w14:paraId="5E03229F" w14:textId="77777777"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14:paraId="39540FB2" w14:textId="77777777"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14:paraId="68EAE2A6" w14:textId="77777777"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14:paraId="1605E2FB" w14:textId="77777777"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14:paraId="7AE18781" w14:textId="77777777"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14:paraId="39185547" w14:textId="77777777"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14:paraId="758C508B" w14:textId="77777777"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14:paraId="22FAD6D7" w14:textId="77777777"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14:paraId="0C10B0C7" w14:textId="77777777"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14:paraId="775A7E62" w14:textId="77777777"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14:paraId="65AF695D" w14:textId="77777777"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14:paraId="156A070E" w14:textId="77777777"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14:paraId="1F9D57A4" w14:textId="77777777"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14:paraId="7237E0DA" w14:textId="77777777"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14:paraId="64BA06D3"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14:paraId="4FA4C1C4"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14:paraId="7EAA525E"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14:paraId="6726DC01" w14:textId="77777777"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14:paraId="58D2F5F1"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14:paraId="303207C0"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14:paraId="0A602B7E"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14:paraId="267132FA"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14:paraId="5FBD6F1E"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14:paraId="015CCAFD" w14:textId="77777777"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14:paraId="5FE3ED67" w14:textId="77777777"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14:paraId="461769AD" w14:textId="77777777"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14:paraId="0B3DEE50"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14:paraId="61EC2C15"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14:paraId="3C64043C"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14:paraId="64034D22" w14:textId="77777777"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14:paraId="6DB2FB4C" w14:textId="77777777"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14:paraId="065F8CAC" w14:textId="77777777"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14:paraId="1AA451EB" w14:textId="77777777"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14:paraId="2CE75706" w14:textId="77777777"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w:t>
      </w:r>
      <w:proofErr w:type="gramStart"/>
      <w:r w:rsidR="006F1E86"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14:paraId="420252ED" w14:textId="77777777"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14:paraId="6E342E74" w14:textId="77777777" w:rsidR="00197BC0" w:rsidRPr="003E54F5" w:rsidRDefault="00197BC0" w:rsidP="00197BC0">
      <w:pPr>
        <w:pStyle w:val="KeinLeerraum"/>
        <w:rPr>
          <w:noProof/>
          <w:sz w:val="6"/>
          <w:szCs w:val="6"/>
        </w:rPr>
      </w:pPr>
      <w:bookmarkStart w:id="52" w:name="_Hlk27248025"/>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bookmarkEnd w:id="52"/>
    <w:p w14:paraId="62E7089B" w14:textId="77777777"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14:paraId="544214DF" w14:textId="77777777"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14:paraId="0627A4CE" w14:textId="77777777"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14:paraId="39EA14A1" w14:textId="77777777"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proofErr w:type="gramStart"/>
      <w:r>
        <w:rPr>
          <w:color w:val="00B0F0"/>
          <w:u w:val="single"/>
        </w:rPr>
        <w:t>LED Farben</w:t>
      </w:r>
      <w:proofErr w:type="gramEnd"/>
      <w:r>
        <w:rPr>
          <w:color w:val="00B0F0"/>
          <w:u w:val="single"/>
        </w:rPr>
        <w:t xml:space="preserve">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14:paraId="64263B41" w14:textId="77777777"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14:paraId="29BC137E" w14:textId="77777777"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14:paraId="2F448B50" w14:textId="77777777"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Pattern_Configurator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14:paraId="73A13AED" w14:textId="77777777"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proofErr w:type="gramStart"/>
      <w:r>
        <w:rPr>
          <w:color w:val="00B0F0"/>
          <w:u w:val="single"/>
        </w:rPr>
        <w:t>LED Einbau</w:t>
      </w:r>
      <w:proofErr w:type="gramEnd"/>
      <w:r>
        <w:rPr>
          <w:color w:val="00B0F0"/>
          <w:u w:val="single"/>
        </w:rPr>
        <w:t xml:space="preserve">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14:paraId="0B5E7F27" w14:textId="77777777"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14:paraId="4340A1C2" w14:textId="77777777"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r w:rsidRPr="00EA10F4">
        <w:rPr>
          <w:color w:val="00B0F0"/>
          <w:u w:val="single"/>
        </w:rPr>
        <w:t xml:space="preserve">Pattern_Configurator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14:paraId="218A57DC" w14:textId="77777777"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14:paraId="5359583B" w14:textId="77777777"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14:paraId="259AA9F3" w14:textId="77777777" w:rsidR="000479D1" w:rsidRDefault="000479D1" w:rsidP="000479D1">
      <w:pPr>
        <w:pStyle w:val="KeinLeerraum"/>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14:paraId="397692F0" w14:textId="77777777" w:rsidR="00F4016B"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w:t>
      </w:r>
      <w:proofErr w:type="gramStart"/>
      <w:r>
        <w:rPr>
          <w:color w:val="00B0F0"/>
          <w:u w:val="single"/>
        </w:rPr>
        <w:t xml:space="preserve">Helligkeitssensor </w:t>
      </w:r>
      <w:r w:rsidRPr="000479D1">
        <w:rPr>
          <w:color w:val="00B0F0"/>
          <w:u w:val="single"/>
        </w:rPr>
        <w:t xml:space="preserve"> </w:t>
      </w:r>
      <w:r w:rsidRPr="000479D1">
        <w:rPr>
          <w:noProof/>
          <w:color w:val="00B0F0"/>
          <w:u w:val="single"/>
        </w:rPr>
        <w:t>(</w:t>
      </w:r>
      <w:proofErr w:type="gramEnd"/>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14:paraId="14EFDBDB" w14:textId="77777777" w:rsidR="00F4016B" w:rsidRPr="000479D1"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w:t>
      </w:r>
      <w:proofErr w:type="gramStart"/>
      <w:r>
        <w:rPr>
          <w:color w:val="00B0F0"/>
          <w:u w:val="single"/>
        </w:rPr>
        <w:t xml:space="preserve">des </w:t>
      </w:r>
      <w:proofErr w:type="spellStart"/>
      <w:r>
        <w:rPr>
          <w:color w:val="00B0F0"/>
          <w:u w:val="single"/>
        </w:rPr>
        <w:t>Pattern</w:t>
      </w:r>
      <w:proofErr w:type="gramEnd"/>
      <w:r>
        <w:rPr>
          <w:color w:val="00B0F0"/>
          <w:u w:val="single"/>
        </w:rPr>
        <w:t>_Configurators</w:t>
      </w:r>
      <w:proofErr w:type="spellEnd"/>
      <w:r>
        <w:rPr>
          <w:color w:val="00B0F0"/>
          <w:u w:val="single"/>
        </w:rPr>
        <w:t xml:space="preserve">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14:paraId="50D20BCB" w14:textId="77777777"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r w:rsidRPr="006F2998">
        <w:rPr>
          <w:color w:val="00B0F0"/>
          <w:u w:val="single"/>
        </w:rPr>
        <w:t>MobaLedLib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14:paraId="251B3D2B" w14:textId="77777777" w:rsidR="002B4834" w:rsidRDefault="002B4834" w:rsidP="002B4834">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14:paraId="21066CF8" w14:textId="77777777" w:rsidR="002B4834" w:rsidRPr="00E07798" w:rsidRDefault="002B4834" w:rsidP="002B4834">
      <w:pPr>
        <w:pStyle w:val="KeinLeerraum"/>
        <w:rPr>
          <w:ins w:id="53" w:author="Hardi Stengelin" w:date="2020-02-08T08:50:00Z"/>
          <w:noProof/>
          <w:sz w:val="14"/>
          <w:szCs w:val="14"/>
          <w:rPrChange w:id="54" w:author="Hardi Stengelin" w:date="2020-05-03T22:59:00Z">
            <w:rPr>
              <w:ins w:id="55" w:author="Hardi Stengelin" w:date="2020-02-08T08:50:00Z"/>
              <w:noProof/>
              <w:sz w:val="14"/>
              <w:szCs w:val="14"/>
              <w:lang w:val="en-US"/>
            </w:rPr>
          </w:rPrChange>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MobaLedLib ist verfügbar / Verlobung </w:t>
      </w:r>
      <w:proofErr w:type="spellStart"/>
      <w:r>
        <w:rPr>
          <w:color w:val="00B0F0"/>
          <w:u w:val="single"/>
        </w:rPr>
        <w:t>Prog_Gen</w:t>
      </w:r>
      <w:proofErr w:type="spellEnd"/>
      <w:r>
        <w:rPr>
          <w:color w:val="00B0F0"/>
          <w:u w:val="single"/>
        </w:rPr>
        <w:t xml:space="preserve">.  </w:t>
      </w:r>
      <w:r w:rsidRPr="00E07798">
        <w:rPr>
          <w:color w:val="00B0F0"/>
          <w:u w:val="single"/>
          <w:rPrChange w:id="56" w:author="Hardi Stengelin" w:date="2020-05-03T22:59:00Z">
            <w:rPr>
              <w:color w:val="00B0F0"/>
              <w:u w:val="single"/>
              <w:lang w:val="en-US"/>
            </w:rPr>
          </w:rPrChange>
        </w:rPr>
        <w:t xml:space="preserve">&amp; </w:t>
      </w:r>
      <w:proofErr w:type="spellStart"/>
      <w:r w:rsidRPr="00E07798">
        <w:rPr>
          <w:color w:val="00B0F0"/>
          <w:u w:val="single"/>
          <w:rPrChange w:id="57" w:author="Hardi Stengelin" w:date="2020-05-03T22:59:00Z">
            <w:rPr>
              <w:color w:val="00B0F0"/>
              <w:u w:val="single"/>
              <w:lang w:val="en-US"/>
            </w:rPr>
          </w:rPrChange>
        </w:rPr>
        <w:t>Pattern_Conf</w:t>
      </w:r>
      <w:proofErr w:type="spellEnd"/>
      <w:r w:rsidRPr="00E07798">
        <w:rPr>
          <w:color w:val="00B0F0"/>
          <w:u w:val="single"/>
          <w:rPrChange w:id="58" w:author="Hardi Stengelin" w:date="2020-05-03T22:59:00Z">
            <w:rPr>
              <w:color w:val="00B0F0"/>
              <w:u w:val="single"/>
              <w:lang w:val="en-US"/>
            </w:rPr>
          </w:rPrChange>
        </w:rPr>
        <w:t xml:space="preserve">. / Neues </w:t>
      </w:r>
      <w:proofErr w:type="spellStart"/>
      <w:r w:rsidRPr="00E07798">
        <w:rPr>
          <w:color w:val="00B0F0"/>
          <w:u w:val="single"/>
          <w:rPrChange w:id="59" w:author="Hardi Stengelin" w:date="2020-05-03T22:59:00Z">
            <w:rPr>
              <w:color w:val="00B0F0"/>
              <w:u w:val="single"/>
              <w:lang w:val="en-US"/>
            </w:rPr>
          </w:rPrChange>
        </w:rPr>
        <w:t>Farbtestprog</w:t>
      </w:r>
      <w:proofErr w:type="spellEnd"/>
      <w:r w:rsidR="00F37D94" w:rsidRPr="00E07798">
        <w:rPr>
          <w:color w:val="00B0F0"/>
          <w:u w:val="single"/>
          <w:rPrChange w:id="60" w:author="Hardi Stengelin" w:date="2020-05-03T22:59:00Z">
            <w:rPr>
              <w:color w:val="00B0F0"/>
              <w:u w:val="single"/>
              <w:lang w:val="en-US"/>
            </w:rPr>
          </w:rPrChange>
        </w:rPr>
        <w:t xml:space="preserve">. </w:t>
      </w:r>
      <w:r w:rsidRPr="00E07798">
        <w:rPr>
          <w:color w:val="00B0F0"/>
          <w:u w:val="single"/>
          <w:rPrChange w:id="61" w:author="Hardi Stengelin" w:date="2020-05-03T22:59:00Z">
            <w:rPr>
              <w:color w:val="00B0F0"/>
              <w:u w:val="single"/>
              <w:lang w:val="en-US"/>
            </w:rPr>
          </w:rPrChange>
        </w:rPr>
        <w:t xml:space="preserve">von Harold </w:t>
      </w:r>
      <w:r w:rsidRPr="00E07798">
        <w:rPr>
          <w:noProof/>
          <w:color w:val="00B0F0"/>
          <w:u w:val="single"/>
          <w:rPrChange w:id="62" w:author="Hardi Stengelin" w:date="2020-05-03T22:59:00Z">
            <w:rPr>
              <w:noProof/>
              <w:color w:val="00B0F0"/>
              <w:u w:val="single"/>
              <w:lang w:val="en-US"/>
            </w:rPr>
          </w:rPrChange>
        </w:rPr>
        <w:t>(#825)</w:t>
      </w:r>
      <w:r w:rsidRPr="00E07798">
        <w:rPr>
          <w:noProof/>
          <w:sz w:val="14"/>
          <w:szCs w:val="14"/>
          <w:rPrChange w:id="63" w:author="Hardi Stengelin" w:date="2020-05-03T22:59:00Z">
            <w:rPr>
              <w:noProof/>
              <w:sz w:val="14"/>
              <w:szCs w:val="14"/>
              <w:lang w:val="en-US"/>
            </w:rPr>
          </w:rPrChange>
        </w:rPr>
        <w:t xml:space="preserve"> [/URL]</w:t>
      </w:r>
    </w:p>
    <w:p w14:paraId="0E8F317A" w14:textId="77777777" w:rsidR="008D42F0" w:rsidRDefault="008D42F0" w:rsidP="008D42F0">
      <w:pPr>
        <w:pStyle w:val="KeinLeerraum"/>
        <w:rPr>
          <w:ins w:id="64" w:author="Hardi Stengelin" w:date="2020-02-08T08:50:00Z"/>
          <w:noProof/>
          <w:sz w:val="14"/>
          <w:szCs w:val="14"/>
        </w:rPr>
      </w:pPr>
      <w:ins w:id="65" w:author="Hardi Stengelin" w:date="2020-02-08T08:50:00Z">
        <w:r>
          <w:rPr>
            <w:noProof/>
            <w:sz w:val="6"/>
            <w:szCs w:val="6"/>
          </w:rPr>
          <w:t>[URL=https://www.stummiforum.de/viewtopic.php?f=7&amp;t=165060&amp;sd=a&amp;start</w:t>
        </w:r>
        <w:r>
          <w:rPr>
            <w:noProof/>
            <w:sz w:val="14"/>
            <w:szCs w:val="14"/>
          </w:rPr>
          <w:t>=839]</w:t>
        </w:r>
        <w:r>
          <w:rPr>
            <w:noProof/>
            <w:sz w:val="6"/>
            <w:szCs w:val="6"/>
          </w:rPr>
          <w:t xml:space="preserve"> </w:t>
        </w:r>
        <w:r>
          <w:rPr>
            <w:color w:val="00B0F0"/>
            <w:u w:val="single"/>
          </w:rPr>
          <w:t xml:space="preserve">Probleme beim </w:t>
        </w:r>
        <w:proofErr w:type="spellStart"/>
        <w:r>
          <w:rPr>
            <w:color w:val="00B0F0"/>
            <w:u w:val="single"/>
          </w:rPr>
          <w:t>Flashen</w:t>
        </w:r>
        <w:proofErr w:type="spellEnd"/>
        <w:r>
          <w:rPr>
            <w:color w:val="00B0F0"/>
            <w:u w:val="single"/>
          </w:rPr>
          <w:t xml:space="preserve"> des LED Arduinos zusammen mit DCC Arduino </w:t>
        </w:r>
        <w:r>
          <w:rPr>
            <w:noProof/>
            <w:color w:val="00B0F0"/>
            <w:u w:val="single"/>
          </w:rPr>
          <w:t>(#840)</w:t>
        </w:r>
        <w:r>
          <w:rPr>
            <w:noProof/>
            <w:sz w:val="14"/>
            <w:szCs w:val="14"/>
          </w:rPr>
          <w:t xml:space="preserve"> [/URL]</w:t>
        </w:r>
      </w:ins>
    </w:p>
    <w:p w14:paraId="2669BE75" w14:textId="77777777" w:rsidR="0074724A" w:rsidRDefault="0074724A" w:rsidP="0074724A">
      <w:pPr>
        <w:pStyle w:val="KeinLeerraum"/>
        <w:rPr>
          <w:ins w:id="66" w:author="Hardi Stengelin" w:date="2020-02-08T08:55:00Z"/>
          <w:noProof/>
          <w:sz w:val="14"/>
          <w:szCs w:val="14"/>
        </w:rPr>
      </w:pPr>
      <w:ins w:id="67" w:author="Hardi Stengelin" w:date="2020-02-08T08:55:00Z">
        <w:r>
          <w:rPr>
            <w:noProof/>
            <w:sz w:val="6"/>
            <w:szCs w:val="6"/>
          </w:rPr>
          <w:t>[URL=https://www.stummiforum.de/viewtopic.php?f=7&amp;t=165060&amp;sd=a&amp;start</w:t>
        </w:r>
        <w:r>
          <w:rPr>
            <w:noProof/>
            <w:sz w:val="14"/>
            <w:szCs w:val="14"/>
          </w:rPr>
          <w:t>=861]</w:t>
        </w:r>
        <w:r>
          <w:rPr>
            <w:noProof/>
            <w:sz w:val="6"/>
            <w:szCs w:val="6"/>
          </w:rPr>
          <w:t xml:space="preserve"> </w:t>
        </w:r>
        <w:r>
          <w:rPr>
            <w:color w:val="00B0F0"/>
            <w:u w:val="single"/>
          </w:rPr>
          <w:t xml:space="preserve">Weitere </w:t>
        </w:r>
      </w:ins>
      <w:ins w:id="68" w:author="Hardi Stengelin" w:date="2020-02-08T08:56:00Z">
        <w:r>
          <w:rPr>
            <w:color w:val="00B0F0"/>
            <w:u w:val="single"/>
          </w:rPr>
          <w:t xml:space="preserve">Signale aus dem </w:t>
        </w:r>
      </w:ins>
      <w:ins w:id="69" w:author="Hardi Stengelin" w:date="2020-02-08T08:55:00Z">
        <w:r>
          <w:rPr>
            <w:color w:val="00B0F0"/>
            <w:u w:val="single"/>
          </w:rPr>
          <w:t>3D-</w:t>
        </w:r>
      </w:ins>
      <w:ins w:id="70" w:author="Hardi Stengelin" w:date="2020-02-08T08:56:00Z">
        <w:r>
          <w:rPr>
            <w:color w:val="00B0F0"/>
            <w:u w:val="single"/>
          </w:rPr>
          <w:t>Drucker von Ronny</w:t>
        </w:r>
      </w:ins>
      <w:ins w:id="71" w:author="Hardi Stengelin" w:date="2020-02-08T08:55:00Z">
        <w:r>
          <w:rPr>
            <w:color w:val="00B0F0"/>
            <w:u w:val="single"/>
          </w:rPr>
          <w:t xml:space="preserve"> </w:t>
        </w:r>
        <w:r>
          <w:rPr>
            <w:noProof/>
            <w:color w:val="00B0F0"/>
            <w:u w:val="single"/>
          </w:rPr>
          <w:t>(#8</w:t>
        </w:r>
      </w:ins>
      <w:ins w:id="72" w:author="Hardi Stengelin" w:date="2020-02-08T08:56:00Z">
        <w:r>
          <w:rPr>
            <w:noProof/>
            <w:color w:val="00B0F0"/>
            <w:u w:val="single"/>
          </w:rPr>
          <w:t>62</w:t>
        </w:r>
      </w:ins>
      <w:ins w:id="73" w:author="Hardi Stengelin" w:date="2020-02-08T08:55:00Z">
        <w:r>
          <w:rPr>
            <w:noProof/>
            <w:color w:val="00B0F0"/>
            <w:u w:val="single"/>
          </w:rPr>
          <w:t>)</w:t>
        </w:r>
        <w:r>
          <w:rPr>
            <w:noProof/>
            <w:sz w:val="14"/>
            <w:szCs w:val="14"/>
          </w:rPr>
          <w:t xml:space="preserve"> [/URL]</w:t>
        </w:r>
      </w:ins>
    </w:p>
    <w:p w14:paraId="41BC5DA1" w14:textId="77777777" w:rsidR="008D42F0" w:rsidRPr="008D42F0" w:rsidRDefault="00FE1742" w:rsidP="002B4834">
      <w:pPr>
        <w:pStyle w:val="KeinLeerraum"/>
        <w:rPr>
          <w:noProof/>
          <w:sz w:val="14"/>
          <w:szCs w:val="14"/>
          <w:rPrChange w:id="74" w:author="Hardi Stengelin" w:date="2020-02-08T08:50:00Z">
            <w:rPr>
              <w:noProof/>
              <w:sz w:val="14"/>
              <w:szCs w:val="14"/>
              <w:lang w:val="en-US"/>
            </w:rPr>
          </w:rPrChange>
        </w:rPr>
      </w:pPr>
      <w:ins w:id="75" w:author="Hardi Stengelin" w:date="2020-02-08T09:06:00Z">
        <w:r>
          <w:rPr>
            <w:noProof/>
            <w:sz w:val="6"/>
            <w:szCs w:val="6"/>
          </w:rPr>
          <w:t>[URL=https://www.stummiforum.de/viewtopic.php?f=7&amp;t=165060&amp;sd=a&amp;start</w:t>
        </w:r>
        <w:r>
          <w:rPr>
            <w:noProof/>
            <w:sz w:val="14"/>
            <w:szCs w:val="14"/>
          </w:rPr>
          <w:t>=867]</w:t>
        </w:r>
        <w:r>
          <w:rPr>
            <w:noProof/>
            <w:sz w:val="6"/>
            <w:szCs w:val="6"/>
          </w:rPr>
          <w:t xml:space="preserve"> </w:t>
        </w:r>
      </w:ins>
      <w:ins w:id="76" w:author="Hardi Stengelin" w:date="2020-02-08T09:08:00Z">
        <w:r>
          <w:rPr>
            <w:color w:val="00B0F0"/>
            <w:u w:val="single"/>
          </w:rPr>
          <w:t>Geburtstag</w:t>
        </w:r>
      </w:ins>
      <w:ins w:id="77" w:author="Hardi Stengelin" w:date="2020-02-08T09:09:00Z">
        <w:r>
          <w:rPr>
            <w:color w:val="00B0F0"/>
            <w:u w:val="single"/>
          </w:rPr>
          <w:t>s</w:t>
        </w:r>
      </w:ins>
      <w:ins w:id="78" w:author="Hardi Stengelin" w:date="2020-02-08T09:06:00Z">
        <w:r>
          <w:rPr>
            <w:color w:val="00B0F0"/>
            <w:u w:val="single"/>
          </w:rPr>
          <w:t xml:space="preserve">kerze </w:t>
        </w:r>
      </w:ins>
      <w:ins w:id="79" w:author="Hardi Stengelin" w:date="2020-02-08T09:07:00Z">
        <w:r>
          <w:rPr>
            <w:color w:val="00B0F0"/>
            <w:u w:val="single"/>
          </w:rPr>
          <w:t>für die MobaLedLib mit Video</w:t>
        </w:r>
      </w:ins>
      <w:ins w:id="80" w:author="Hardi Stengelin" w:date="2020-02-08T09:06:00Z">
        <w:r>
          <w:rPr>
            <w:color w:val="00B0F0"/>
            <w:u w:val="single"/>
          </w:rPr>
          <w:t xml:space="preserve"> </w:t>
        </w:r>
        <w:r>
          <w:rPr>
            <w:noProof/>
            <w:color w:val="00B0F0"/>
            <w:u w:val="single"/>
          </w:rPr>
          <w:t>(#868)</w:t>
        </w:r>
        <w:r>
          <w:rPr>
            <w:noProof/>
            <w:sz w:val="14"/>
            <w:szCs w:val="14"/>
          </w:rPr>
          <w:t xml:space="preserve"> [/URL]</w:t>
        </w:r>
      </w:ins>
    </w:p>
    <w:p w14:paraId="7260BC22" w14:textId="77777777" w:rsidR="002B4834" w:rsidRPr="008D42F0" w:rsidRDefault="00800078" w:rsidP="002B4834">
      <w:pPr>
        <w:pStyle w:val="KeinLeerraum"/>
        <w:rPr>
          <w:noProof/>
          <w:sz w:val="14"/>
          <w:szCs w:val="14"/>
          <w:rPrChange w:id="81" w:author="Hardi Stengelin" w:date="2020-02-08T08:50:00Z">
            <w:rPr>
              <w:noProof/>
              <w:sz w:val="14"/>
              <w:szCs w:val="14"/>
              <w:lang w:val="en-US"/>
            </w:rPr>
          </w:rPrChange>
        </w:rPr>
      </w:pPr>
      <w:ins w:id="82" w:author="Hardi Stengelin" w:date="2020-02-08T09:11:00Z">
        <w:r>
          <w:rPr>
            <w:noProof/>
            <w:sz w:val="6"/>
            <w:szCs w:val="6"/>
          </w:rPr>
          <w:t>[URL=https://www.stummiforum.de/viewtopic.php?f=7&amp;t=165060&amp;sd=a&amp;start</w:t>
        </w:r>
        <w:r>
          <w:rPr>
            <w:noProof/>
            <w:sz w:val="14"/>
            <w:szCs w:val="14"/>
          </w:rPr>
          <w:t>=877]</w:t>
        </w:r>
        <w:r>
          <w:rPr>
            <w:noProof/>
            <w:sz w:val="6"/>
            <w:szCs w:val="6"/>
          </w:rPr>
          <w:t xml:space="preserve"> </w:t>
        </w:r>
        <w:r>
          <w:rPr>
            <w:color w:val="00B0F0"/>
            <w:u w:val="single"/>
          </w:rPr>
          <w:t>Taste</w:t>
        </w:r>
      </w:ins>
      <w:ins w:id="83" w:author="Hardi Stengelin" w:date="2020-02-08T09:12:00Z">
        <w:r>
          <w:rPr>
            <w:color w:val="00B0F0"/>
            <w:u w:val="single"/>
          </w:rPr>
          <w:t>r auf der Hauptplatine zum Steuern der LEDs benutzen</w:t>
        </w:r>
      </w:ins>
      <w:ins w:id="84" w:author="Hardi Stengelin" w:date="2020-02-08T09:11:00Z">
        <w:r>
          <w:rPr>
            <w:color w:val="00B0F0"/>
            <w:u w:val="single"/>
          </w:rPr>
          <w:t xml:space="preserve"> </w:t>
        </w:r>
        <w:r>
          <w:rPr>
            <w:noProof/>
            <w:color w:val="00B0F0"/>
            <w:u w:val="single"/>
          </w:rPr>
          <w:t>(#8</w:t>
        </w:r>
      </w:ins>
      <w:ins w:id="85" w:author="Hardi Stengelin" w:date="2020-02-08T09:12:00Z">
        <w:r>
          <w:rPr>
            <w:noProof/>
            <w:color w:val="00B0F0"/>
            <w:u w:val="single"/>
          </w:rPr>
          <w:t>7</w:t>
        </w:r>
      </w:ins>
      <w:ins w:id="86" w:author="Hardi Stengelin" w:date="2020-02-08T09:11:00Z">
        <w:r>
          <w:rPr>
            <w:noProof/>
            <w:color w:val="00B0F0"/>
            <w:u w:val="single"/>
          </w:rPr>
          <w:t>8)</w:t>
        </w:r>
        <w:r>
          <w:rPr>
            <w:noProof/>
            <w:sz w:val="14"/>
            <w:szCs w:val="14"/>
          </w:rPr>
          <w:t xml:space="preserve"> [/URL]</w:t>
        </w:r>
      </w:ins>
    </w:p>
    <w:p w14:paraId="041E4B9B" w14:textId="77777777" w:rsidR="00F543EA" w:rsidRDefault="00F543EA" w:rsidP="00F543EA">
      <w:pPr>
        <w:pStyle w:val="KeinLeerraum"/>
        <w:rPr>
          <w:ins w:id="87" w:author="Hardi Stengelin" w:date="2020-02-08T09:18:00Z"/>
          <w:noProof/>
          <w:sz w:val="14"/>
          <w:szCs w:val="14"/>
        </w:rPr>
      </w:pPr>
      <w:ins w:id="88" w:author="Hardi Stengelin" w:date="2020-02-08T09:18:00Z">
        <w:r>
          <w:rPr>
            <w:noProof/>
            <w:sz w:val="6"/>
            <w:szCs w:val="6"/>
          </w:rPr>
          <w:t>[URL=https://www.stummiforum.de/viewtopic.php?f=7&amp;t=165060&amp;sd=a&amp;start</w:t>
        </w:r>
        <w:r>
          <w:rPr>
            <w:noProof/>
            <w:sz w:val="14"/>
            <w:szCs w:val="14"/>
          </w:rPr>
          <w:t>=879]</w:t>
        </w:r>
        <w:r>
          <w:rPr>
            <w:noProof/>
            <w:sz w:val="6"/>
            <w:szCs w:val="6"/>
          </w:rPr>
          <w:t xml:space="preserve"> </w:t>
        </w:r>
        <w:r>
          <w:rPr>
            <w:color w:val="00B0F0"/>
            <w:u w:val="single"/>
          </w:rPr>
          <w:t xml:space="preserve">Winziges Gleissperrsignal aus dem 3D-Drucker von Ronny </w:t>
        </w:r>
      </w:ins>
      <w:ins w:id="89" w:author="Hardi Stengelin" w:date="2020-02-08T09:19:00Z">
        <w:r>
          <w:rPr>
            <w:color w:val="00B0F0"/>
            <w:u w:val="single"/>
          </w:rPr>
          <w:t xml:space="preserve">mit Video </w:t>
        </w:r>
      </w:ins>
      <w:ins w:id="90" w:author="Hardi Stengelin" w:date="2020-02-08T09:18:00Z">
        <w:r>
          <w:rPr>
            <w:noProof/>
            <w:color w:val="00B0F0"/>
            <w:u w:val="single"/>
          </w:rPr>
          <w:t>(#880)</w:t>
        </w:r>
        <w:r>
          <w:rPr>
            <w:noProof/>
            <w:sz w:val="14"/>
            <w:szCs w:val="14"/>
          </w:rPr>
          <w:t xml:space="preserve"> [/URL]</w:t>
        </w:r>
      </w:ins>
    </w:p>
    <w:p w14:paraId="1947387A" w14:textId="77777777" w:rsidR="00F4016B" w:rsidRPr="008D42F0" w:rsidRDefault="00F543EA" w:rsidP="000479D1">
      <w:pPr>
        <w:pStyle w:val="KeinLeerraum"/>
        <w:rPr>
          <w:noProof/>
          <w:sz w:val="14"/>
          <w:szCs w:val="14"/>
          <w:rPrChange w:id="91" w:author="Hardi Stengelin" w:date="2020-02-08T08:50:00Z">
            <w:rPr>
              <w:noProof/>
              <w:sz w:val="14"/>
              <w:szCs w:val="14"/>
              <w:lang w:val="en-US"/>
            </w:rPr>
          </w:rPrChange>
        </w:rPr>
      </w:pPr>
      <w:ins w:id="92" w:author="Hardi Stengelin" w:date="2020-02-08T09:21:00Z">
        <w:r>
          <w:rPr>
            <w:noProof/>
            <w:sz w:val="6"/>
            <w:szCs w:val="6"/>
          </w:rPr>
          <w:t>[URL=https://www.stummiforum.de/viewtopic.php?f=7&amp;t=165060&amp;sd=a&amp;start</w:t>
        </w:r>
        <w:r>
          <w:rPr>
            <w:noProof/>
            <w:sz w:val="14"/>
            <w:szCs w:val="14"/>
          </w:rPr>
          <w:t>=883]</w:t>
        </w:r>
        <w:r>
          <w:rPr>
            <w:noProof/>
            <w:sz w:val="6"/>
            <w:szCs w:val="6"/>
          </w:rPr>
          <w:t xml:space="preserve"> </w:t>
        </w:r>
        <w:proofErr w:type="spellStart"/>
        <w:r>
          <w:rPr>
            <w:color w:val="00B0F0"/>
            <w:u w:val="single"/>
          </w:rPr>
          <w:t>Erl</w:t>
        </w:r>
      </w:ins>
      <w:ins w:id="93" w:author="Hardi Stengelin" w:date="2020-02-08T09:22:00Z">
        <w:r>
          <w:rPr>
            <w:color w:val="00B0F0"/>
            <w:u w:val="single"/>
          </w:rPr>
          <w:t>euterungen</w:t>
        </w:r>
        <w:proofErr w:type="spellEnd"/>
        <w:r>
          <w:rPr>
            <w:color w:val="00B0F0"/>
            <w:u w:val="single"/>
          </w:rPr>
          <w:t xml:space="preserve"> zu den Farben im Farbtestprogramm von Harold</w:t>
        </w:r>
      </w:ins>
      <w:ins w:id="94" w:author="Hardi Stengelin" w:date="2020-02-08T09:21:00Z">
        <w:r>
          <w:rPr>
            <w:color w:val="00B0F0"/>
            <w:u w:val="single"/>
          </w:rPr>
          <w:t xml:space="preserve"> </w:t>
        </w:r>
        <w:r>
          <w:rPr>
            <w:noProof/>
            <w:color w:val="00B0F0"/>
            <w:u w:val="single"/>
          </w:rPr>
          <w:t>(#884)</w:t>
        </w:r>
        <w:r>
          <w:rPr>
            <w:noProof/>
            <w:sz w:val="14"/>
            <w:szCs w:val="14"/>
          </w:rPr>
          <w:t xml:space="preserve"> [/URL]</w:t>
        </w:r>
      </w:ins>
    </w:p>
    <w:p w14:paraId="5C4E5884" w14:textId="77777777" w:rsidR="000479D1" w:rsidRPr="008D42F0" w:rsidRDefault="00022128" w:rsidP="000479D1">
      <w:pPr>
        <w:pStyle w:val="KeinLeerraum"/>
        <w:rPr>
          <w:noProof/>
          <w:sz w:val="14"/>
          <w:szCs w:val="14"/>
          <w:rPrChange w:id="95" w:author="Hardi Stengelin" w:date="2020-02-08T08:50:00Z">
            <w:rPr>
              <w:noProof/>
              <w:sz w:val="14"/>
              <w:szCs w:val="14"/>
              <w:lang w:val="en-US"/>
            </w:rPr>
          </w:rPrChange>
        </w:rPr>
      </w:pPr>
      <w:ins w:id="96" w:author="Hardi Stengelin" w:date="2020-02-08T09:29:00Z">
        <w:r>
          <w:rPr>
            <w:noProof/>
            <w:sz w:val="6"/>
            <w:szCs w:val="6"/>
          </w:rPr>
          <w:t>[URL=https://www.stummiforum.de/viewtopic.php?f=7&amp;t=165060&amp;sd=a&amp;start</w:t>
        </w:r>
        <w:r>
          <w:rPr>
            <w:noProof/>
            <w:sz w:val="14"/>
            <w:szCs w:val="14"/>
          </w:rPr>
          <w:t>=892]</w:t>
        </w:r>
        <w:r>
          <w:rPr>
            <w:noProof/>
            <w:sz w:val="6"/>
            <w:szCs w:val="6"/>
          </w:rPr>
          <w:t xml:space="preserve"> </w:t>
        </w:r>
        <w:r>
          <w:rPr>
            <w:color w:val="00B0F0"/>
            <w:u w:val="single"/>
          </w:rPr>
          <w:t>Weitere</w:t>
        </w:r>
      </w:ins>
      <w:ins w:id="97" w:author="Hardi Stengelin" w:date="2020-02-08T09:30:00Z">
        <w:r>
          <w:rPr>
            <w:color w:val="00B0F0"/>
            <w:u w:val="single"/>
          </w:rPr>
          <w:t xml:space="preserve">s </w:t>
        </w:r>
      </w:ins>
      <w:ins w:id="98" w:author="Hardi Stengelin" w:date="2020-02-08T09:31:00Z">
        <w:r>
          <w:rPr>
            <w:color w:val="00B0F0"/>
            <w:u w:val="single"/>
          </w:rPr>
          <w:t xml:space="preserve">sehr schönes </w:t>
        </w:r>
      </w:ins>
      <w:ins w:id="99" w:author="Hardi Stengelin" w:date="2020-02-08T09:30:00Z">
        <w:r>
          <w:rPr>
            <w:color w:val="00B0F0"/>
            <w:u w:val="single"/>
          </w:rPr>
          <w:t>S</w:t>
        </w:r>
      </w:ins>
      <w:ins w:id="100" w:author="Hardi Stengelin" w:date="2020-02-08T09:29:00Z">
        <w:r>
          <w:rPr>
            <w:color w:val="00B0F0"/>
            <w:u w:val="single"/>
          </w:rPr>
          <w:t xml:space="preserve">ignal von </w:t>
        </w:r>
        <w:proofErr w:type="gramStart"/>
        <w:r>
          <w:rPr>
            <w:color w:val="00B0F0"/>
            <w:u w:val="single"/>
          </w:rPr>
          <w:t xml:space="preserve">Ronny  </w:t>
        </w:r>
        <w:r>
          <w:rPr>
            <w:noProof/>
            <w:color w:val="00B0F0"/>
            <w:u w:val="single"/>
          </w:rPr>
          <w:t>(</w:t>
        </w:r>
        <w:proofErr w:type="gramEnd"/>
        <w:r>
          <w:rPr>
            <w:noProof/>
            <w:color w:val="00B0F0"/>
            <w:u w:val="single"/>
          </w:rPr>
          <w:t>#8</w:t>
        </w:r>
      </w:ins>
      <w:ins w:id="101" w:author="Hardi Stengelin" w:date="2020-02-08T09:31:00Z">
        <w:r>
          <w:rPr>
            <w:noProof/>
            <w:color w:val="00B0F0"/>
            <w:u w:val="single"/>
          </w:rPr>
          <w:t>93</w:t>
        </w:r>
      </w:ins>
      <w:ins w:id="102" w:author="Hardi Stengelin" w:date="2020-02-08T09:29:00Z">
        <w:r>
          <w:rPr>
            <w:noProof/>
            <w:color w:val="00B0F0"/>
            <w:u w:val="single"/>
          </w:rPr>
          <w:t>)</w:t>
        </w:r>
        <w:r>
          <w:rPr>
            <w:noProof/>
            <w:sz w:val="14"/>
            <w:szCs w:val="14"/>
          </w:rPr>
          <w:t xml:space="preserve"> [/URL]</w:t>
        </w:r>
      </w:ins>
    </w:p>
    <w:p w14:paraId="44A6A2A2" w14:textId="77777777" w:rsidR="00096FE3" w:rsidRPr="001A7787" w:rsidRDefault="00096FE3" w:rsidP="00096FE3">
      <w:pPr>
        <w:pStyle w:val="KeinLeerraum"/>
        <w:rPr>
          <w:ins w:id="103" w:author="Hardi Stengelin" w:date="2020-02-08T09:42:00Z"/>
          <w:noProof/>
          <w:sz w:val="14"/>
          <w:szCs w:val="14"/>
        </w:rPr>
      </w:pPr>
      <w:ins w:id="104" w:author="Hardi Stengelin" w:date="2020-02-08T09:42:00Z">
        <w:r>
          <w:rPr>
            <w:noProof/>
            <w:sz w:val="6"/>
            <w:szCs w:val="6"/>
          </w:rPr>
          <w:t>[URL=https://www.stummiforum.de/viewtopic.php?f=7&amp;t=165060&amp;sd=a&amp;start</w:t>
        </w:r>
        <w:r>
          <w:rPr>
            <w:noProof/>
            <w:sz w:val="14"/>
            <w:szCs w:val="14"/>
          </w:rPr>
          <w:t>=922]</w:t>
        </w:r>
        <w:r>
          <w:rPr>
            <w:noProof/>
            <w:sz w:val="6"/>
            <w:szCs w:val="6"/>
          </w:rPr>
          <w:t xml:space="preserve"> </w:t>
        </w:r>
        <w:r>
          <w:rPr>
            <w:color w:val="00B0F0"/>
            <w:u w:val="single"/>
          </w:rPr>
          <w:t>Platinen mit mehre</w:t>
        </w:r>
      </w:ins>
      <w:ins w:id="105" w:author="Hardi Stengelin" w:date="2020-02-08T09:43:00Z">
        <w:r>
          <w:rPr>
            <w:color w:val="00B0F0"/>
            <w:u w:val="single"/>
          </w:rPr>
          <w:t>re</w:t>
        </w:r>
      </w:ins>
      <w:ins w:id="106" w:author="Hardi Stengelin" w:date="2020-02-08T09:42:00Z">
        <w:r>
          <w:rPr>
            <w:color w:val="00B0F0"/>
            <w:u w:val="single"/>
          </w:rPr>
          <w:t xml:space="preserve">n </w:t>
        </w:r>
      </w:ins>
      <w:ins w:id="107" w:author="Hardi Stengelin" w:date="2020-02-08T09:43:00Z">
        <w:r>
          <w:rPr>
            <w:color w:val="00B0F0"/>
            <w:u w:val="single"/>
          </w:rPr>
          <w:t xml:space="preserve">WS2811 incl. Gehäuse von Ronny </w:t>
        </w:r>
      </w:ins>
      <w:ins w:id="108" w:author="Hardi Stengelin" w:date="2020-02-08T09:42:00Z">
        <w:r>
          <w:rPr>
            <w:noProof/>
            <w:color w:val="00B0F0"/>
            <w:u w:val="single"/>
          </w:rPr>
          <w:t>(#923)</w:t>
        </w:r>
        <w:r>
          <w:rPr>
            <w:noProof/>
            <w:sz w:val="14"/>
            <w:szCs w:val="14"/>
          </w:rPr>
          <w:t xml:space="preserve"> [/URL]</w:t>
        </w:r>
      </w:ins>
    </w:p>
    <w:p w14:paraId="47BA0328" w14:textId="77777777" w:rsidR="00096FE3" w:rsidRDefault="00096FE3" w:rsidP="00096FE3">
      <w:pPr>
        <w:pStyle w:val="KeinLeerraum"/>
        <w:rPr>
          <w:ins w:id="109" w:author="Hardi Stengelin" w:date="2020-02-08T10:02:00Z"/>
          <w:noProof/>
          <w:sz w:val="14"/>
          <w:szCs w:val="14"/>
        </w:rPr>
      </w:pPr>
      <w:ins w:id="110" w:author="Hardi Stengelin" w:date="2020-02-08T09:53:00Z">
        <w:r>
          <w:rPr>
            <w:noProof/>
            <w:sz w:val="6"/>
            <w:szCs w:val="6"/>
          </w:rPr>
          <w:t>[URL=https://www.stummiforum.de/viewtopic.php?f=7&amp;t=165060&amp;sd=a&amp;start</w:t>
        </w:r>
        <w:r>
          <w:rPr>
            <w:noProof/>
            <w:sz w:val="14"/>
            <w:szCs w:val="14"/>
          </w:rPr>
          <w:t>=942]</w:t>
        </w:r>
        <w:r>
          <w:rPr>
            <w:noProof/>
            <w:sz w:val="6"/>
            <w:szCs w:val="6"/>
          </w:rPr>
          <w:t xml:space="preserve"> </w:t>
        </w:r>
        <w:r>
          <w:rPr>
            <w:color w:val="00B0F0"/>
            <w:u w:val="single"/>
          </w:rPr>
          <w:t>Eigene Schweißlicht Simulation mit dem Patte</w:t>
        </w:r>
      </w:ins>
      <w:ins w:id="111" w:author="Hardi Stengelin" w:date="2020-02-08T09:54:00Z">
        <w:r>
          <w:rPr>
            <w:color w:val="00B0F0"/>
            <w:u w:val="single"/>
          </w:rPr>
          <w:t>rn_Configurator von Misha</w:t>
        </w:r>
      </w:ins>
      <w:ins w:id="112" w:author="Hardi Stengelin" w:date="2020-02-08T09:53:00Z">
        <w:r>
          <w:rPr>
            <w:color w:val="00B0F0"/>
            <w:u w:val="single"/>
          </w:rPr>
          <w:t xml:space="preserve"> </w:t>
        </w:r>
        <w:r>
          <w:rPr>
            <w:noProof/>
            <w:color w:val="00B0F0"/>
            <w:u w:val="single"/>
          </w:rPr>
          <w:t>(#943</w:t>
        </w:r>
      </w:ins>
      <w:ins w:id="113" w:author="Hardi Stengelin" w:date="2020-02-08T09:54:00Z">
        <w:r>
          <w:rPr>
            <w:noProof/>
            <w:color w:val="00B0F0"/>
            <w:u w:val="single"/>
          </w:rPr>
          <w:t xml:space="preserve"> FF</w:t>
        </w:r>
      </w:ins>
      <w:ins w:id="114" w:author="Hardi Stengelin" w:date="2020-02-08T09:53:00Z">
        <w:r>
          <w:rPr>
            <w:noProof/>
            <w:color w:val="00B0F0"/>
            <w:u w:val="single"/>
          </w:rPr>
          <w:t>)</w:t>
        </w:r>
        <w:r>
          <w:rPr>
            <w:noProof/>
            <w:sz w:val="14"/>
            <w:szCs w:val="14"/>
          </w:rPr>
          <w:t xml:space="preserve"> [/URL]</w:t>
        </w:r>
      </w:ins>
    </w:p>
    <w:p w14:paraId="4617FB5C" w14:textId="77777777" w:rsidR="00096FE3" w:rsidRDefault="00096FE3" w:rsidP="00096FE3">
      <w:pPr>
        <w:pStyle w:val="KeinLeerraum"/>
        <w:rPr>
          <w:ins w:id="115" w:author="Hardi Stengelin" w:date="2020-02-08T10:02:00Z"/>
          <w:noProof/>
          <w:sz w:val="14"/>
          <w:szCs w:val="14"/>
        </w:rPr>
      </w:pPr>
      <w:ins w:id="116" w:author="Hardi Stengelin" w:date="2020-02-08T10:02:00Z">
        <w:r>
          <w:rPr>
            <w:noProof/>
            <w:sz w:val="6"/>
            <w:szCs w:val="6"/>
          </w:rPr>
          <w:t>[URL=https://www.stummiforum.de/viewtopic.php?f=7&amp;t=165060&amp;sd=a&amp;start</w:t>
        </w:r>
        <w:r>
          <w:rPr>
            <w:noProof/>
            <w:sz w:val="14"/>
            <w:szCs w:val="14"/>
          </w:rPr>
          <w:t>=957]</w:t>
        </w:r>
        <w:r>
          <w:rPr>
            <w:noProof/>
            <w:sz w:val="6"/>
            <w:szCs w:val="6"/>
          </w:rPr>
          <w:t xml:space="preserve"> </w:t>
        </w:r>
      </w:ins>
      <w:ins w:id="117" w:author="Hardi Stengelin" w:date="2020-02-08T10:03:00Z">
        <w:r w:rsidR="00FE3D5D">
          <w:rPr>
            <w:color w:val="00B0F0"/>
            <w:u w:val="single"/>
          </w:rPr>
          <w:t>“K</w:t>
        </w:r>
      </w:ins>
      <w:ins w:id="118" w:author="Hardi Stengelin" w:date="2020-02-08T10:02:00Z">
        <w:r>
          <w:rPr>
            <w:color w:val="00B0F0"/>
            <w:u w:val="single"/>
          </w:rPr>
          <w:t>irmes</w:t>
        </w:r>
      </w:ins>
      <w:ins w:id="119" w:author="Hardi Stengelin" w:date="2020-02-08T10:03:00Z">
        <w:r w:rsidR="00FE3D5D">
          <w:rPr>
            <w:color w:val="00B0F0"/>
            <w:u w:val="single"/>
          </w:rPr>
          <w:t>“</w:t>
        </w:r>
      </w:ins>
      <w:ins w:id="120" w:author="Hardi Stengelin" w:date="2020-02-08T10:02:00Z">
        <w:r>
          <w:rPr>
            <w:color w:val="00B0F0"/>
            <w:u w:val="single"/>
          </w:rPr>
          <w:t xml:space="preserve"> Effekte </w:t>
        </w:r>
        <w:r w:rsidR="00FE3D5D">
          <w:rPr>
            <w:color w:val="00B0F0"/>
            <w:u w:val="single"/>
          </w:rPr>
          <w:t xml:space="preserve">mit dem </w:t>
        </w:r>
      </w:ins>
      <w:ins w:id="121" w:author="Hardi Stengelin" w:date="2020-02-08T10:03:00Z">
        <w:r w:rsidR="00FE3D5D">
          <w:rPr>
            <w:color w:val="00B0F0"/>
            <w:u w:val="single"/>
          </w:rPr>
          <w:t>Pattern_Configurator erstellen</w:t>
        </w:r>
      </w:ins>
      <w:ins w:id="122" w:author="Hardi Stengelin" w:date="2020-02-08T10:02:00Z">
        <w:r>
          <w:rPr>
            <w:color w:val="00B0F0"/>
            <w:u w:val="single"/>
          </w:rPr>
          <w:t xml:space="preserve"> </w:t>
        </w:r>
        <w:r>
          <w:rPr>
            <w:noProof/>
            <w:color w:val="00B0F0"/>
            <w:u w:val="single"/>
          </w:rPr>
          <w:t>(#958)</w:t>
        </w:r>
        <w:r>
          <w:rPr>
            <w:noProof/>
            <w:sz w:val="14"/>
            <w:szCs w:val="14"/>
          </w:rPr>
          <w:t xml:space="preserve"> [/URL]</w:t>
        </w:r>
      </w:ins>
    </w:p>
    <w:p w14:paraId="2112CC7E" w14:textId="77777777" w:rsidR="00096FE3" w:rsidRPr="001A7787" w:rsidRDefault="00740AD0" w:rsidP="00096FE3">
      <w:pPr>
        <w:pStyle w:val="KeinLeerraum"/>
        <w:rPr>
          <w:ins w:id="123" w:author="Hardi Stengelin" w:date="2020-02-08T09:53:00Z"/>
          <w:noProof/>
          <w:sz w:val="14"/>
          <w:szCs w:val="14"/>
        </w:rPr>
      </w:pPr>
      <w:ins w:id="124" w:author="Hardi Stengelin" w:date="2020-02-08T10:06:00Z">
        <w:r>
          <w:rPr>
            <w:noProof/>
            <w:sz w:val="6"/>
            <w:szCs w:val="6"/>
          </w:rPr>
          <w:t>[URL=https://www.stummiforum.de/viewtopic.php?f=7&amp;t=165060&amp;sd=a&amp;start</w:t>
        </w:r>
        <w:r>
          <w:rPr>
            <w:noProof/>
            <w:sz w:val="14"/>
            <w:szCs w:val="14"/>
          </w:rPr>
          <w:t>=974]</w:t>
        </w:r>
        <w:r>
          <w:rPr>
            <w:noProof/>
            <w:sz w:val="6"/>
            <w:szCs w:val="6"/>
          </w:rPr>
          <w:t xml:space="preserve"> </w:t>
        </w:r>
        <w:r>
          <w:rPr>
            <w:color w:val="00B0F0"/>
            <w:u w:val="single"/>
          </w:rPr>
          <w:t>Widerstand ist zwecklos</w:t>
        </w:r>
      </w:ins>
      <w:ins w:id="125" w:author="Hardi Stengelin" w:date="2020-02-08T10:07:00Z">
        <w:r>
          <w:rPr>
            <w:color w:val="00B0F0"/>
            <w:u w:val="single"/>
          </w:rPr>
          <w:t>:</w:t>
        </w:r>
      </w:ins>
      <w:ins w:id="126" w:author="Hardi Stengelin" w:date="2020-02-08T10:06:00Z">
        <w:r>
          <w:rPr>
            <w:color w:val="00B0F0"/>
            <w:u w:val="single"/>
          </w:rPr>
          <w:t xml:space="preserve"> Keine Widerstände für LEDs bei WS2</w:t>
        </w:r>
      </w:ins>
      <w:ins w:id="127" w:author="Hardi Stengelin" w:date="2020-02-08T10:07:00Z">
        <w:r>
          <w:rPr>
            <w:color w:val="00B0F0"/>
            <w:u w:val="single"/>
          </w:rPr>
          <w:t>811</w:t>
        </w:r>
      </w:ins>
      <w:ins w:id="128" w:author="Hardi Stengelin" w:date="2020-02-08T10:06:00Z">
        <w:r>
          <w:rPr>
            <w:color w:val="00B0F0"/>
            <w:u w:val="single"/>
          </w:rPr>
          <w:t xml:space="preserve"> </w:t>
        </w:r>
        <w:r>
          <w:rPr>
            <w:noProof/>
            <w:color w:val="00B0F0"/>
            <w:u w:val="single"/>
          </w:rPr>
          <w:t>(#975)</w:t>
        </w:r>
        <w:r>
          <w:rPr>
            <w:noProof/>
            <w:sz w:val="14"/>
            <w:szCs w:val="14"/>
          </w:rPr>
          <w:t xml:space="preserve"> [/URL]</w:t>
        </w:r>
      </w:ins>
    </w:p>
    <w:p w14:paraId="693BCFF8" w14:textId="77777777" w:rsidR="00B060AD" w:rsidRPr="001A7787" w:rsidRDefault="00B060AD" w:rsidP="00B060AD">
      <w:pPr>
        <w:pStyle w:val="KeinLeerraum"/>
        <w:rPr>
          <w:ins w:id="129" w:author="Hardi Stengelin" w:date="2020-02-08T10:12:00Z"/>
          <w:noProof/>
          <w:sz w:val="14"/>
          <w:szCs w:val="14"/>
        </w:rPr>
      </w:pPr>
      <w:ins w:id="130" w:author="Hardi Stengelin" w:date="2020-02-08T10:12:00Z">
        <w:r>
          <w:rPr>
            <w:noProof/>
            <w:sz w:val="6"/>
            <w:szCs w:val="6"/>
          </w:rPr>
          <w:t>[URL=https://www.stummiforum.de/viewtopic.php?f=7&amp;t=165060&amp;sd=a&amp;start</w:t>
        </w:r>
        <w:r>
          <w:rPr>
            <w:noProof/>
            <w:sz w:val="14"/>
            <w:szCs w:val="14"/>
          </w:rPr>
          <w:t>=999]</w:t>
        </w:r>
        <w:r>
          <w:rPr>
            <w:noProof/>
            <w:sz w:val="6"/>
            <w:szCs w:val="6"/>
          </w:rPr>
          <w:t xml:space="preserve"> </w:t>
        </w:r>
        <w:r w:rsidR="005F48D7">
          <w:rPr>
            <w:color w:val="00B0F0"/>
            <w:u w:val="single"/>
          </w:rPr>
          <w:t xml:space="preserve">Vorstellung </w:t>
        </w:r>
      </w:ins>
      <w:ins w:id="131" w:author="Hardi Stengelin" w:date="2020-02-08T10:13:00Z">
        <w:r w:rsidR="005F48D7">
          <w:rPr>
            <w:color w:val="00B0F0"/>
            <w:u w:val="single"/>
          </w:rPr>
          <w:t>Version 1.0.0 der MobaLedLib</w:t>
        </w:r>
      </w:ins>
      <w:ins w:id="132" w:author="Hardi Stengelin" w:date="2020-02-08T10:12:00Z">
        <w:r>
          <w:rPr>
            <w:color w:val="00B0F0"/>
            <w:u w:val="single"/>
          </w:rPr>
          <w:t xml:space="preserve"> </w:t>
        </w:r>
        <w:r>
          <w:rPr>
            <w:noProof/>
            <w:color w:val="00B0F0"/>
            <w:u w:val="single"/>
          </w:rPr>
          <w:t>(#</w:t>
        </w:r>
      </w:ins>
      <w:ins w:id="133" w:author="Hardi Stengelin" w:date="2020-02-08T10:13:00Z">
        <w:r w:rsidR="005F48D7">
          <w:rPr>
            <w:noProof/>
            <w:color w:val="00B0F0"/>
            <w:u w:val="single"/>
          </w:rPr>
          <w:t>1000</w:t>
        </w:r>
      </w:ins>
      <w:ins w:id="134" w:author="Hardi Stengelin" w:date="2020-02-08T10:12:00Z">
        <w:r>
          <w:rPr>
            <w:noProof/>
            <w:color w:val="00B0F0"/>
            <w:u w:val="single"/>
          </w:rPr>
          <w:t>)</w:t>
        </w:r>
        <w:r>
          <w:rPr>
            <w:noProof/>
            <w:sz w:val="14"/>
            <w:szCs w:val="14"/>
          </w:rPr>
          <w:t xml:space="preserve"> [/URL]</w:t>
        </w:r>
      </w:ins>
    </w:p>
    <w:p w14:paraId="36A640E6" w14:textId="77777777" w:rsidR="000479D1" w:rsidRPr="008D42F0" w:rsidRDefault="000479D1" w:rsidP="003F1E7D">
      <w:pPr>
        <w:pStyle w:val="KeinLeerraum"/>
        <w:rPr>
          <w:noProof/>
          <w:sz w:val="14"/>
          <w:szCs w:val="14"/>
          <w:rPrChange w:id="135" w:author="Hardi Stengelin" w:date="2020-02-08T08:50:00Z">
            <w:rPr>
              <w:noProof/>
              <w:sz w:val="14"/>
              <w:szCs w:val="14"/>
              <w:lang w:val="en-US"/>
            </w:rPr>
          </w:rPrChange>
        </w:rPr>
      </w:pPr>
    </w:p>
    <w:p w14:paraId="23148F4C" w14:textId="77777777" w:rsidR="00EA10F4" w:rsidRPr="008D42F0" w:rsidRDefault="00EA10F4" w:rsidP="00B4612F">
      <w:pPr>
        <w:pStyle w:val="KeinLeerraum"/>
        <w:rPr>
          <w:noProof/>
          <w:sz w:val="14"/>
          <w:szCs w:val="14"/>
          <w:rPrChange w:id="136" w:author="Hardi Stengelin" w:date="2020-02-08T08:50:00Z">
            <w:rPr>
              <w:noProof/>
              <w:sz w:val="14"/>
              <w:szCs w:val="14"/>
              <w:lang w:val="en-US"/>
            </w:rPr>
          </w:rPrChange>
        </w:rPr>
      </w:pPr>
    </w:p>
    <w:p w14:paraId="66CA24FB" w14:textId="77777777" w:rsidR="00D3464E" w:rsidRPr="008D42F0" w:rsidRDefault="00D3464E" w:rsidP="00B5109F">
      <w:pPr>
        <w:pStyle w:val="KeinLeerraum"/>
        <w:rPr>
          <w:noProof/>
          <w:sz w:val="14"/>
          <w:szCs w:val="14"/>
          <w:rPrChange w:id="137" w:author="Hardi Stengelin" w:date="2020-02-08T08:50:00Z">
            <w:rPr>
              <w:noProof/>
              <w:sz w:val="14"/>
              <w:szCs w:val="14"/>
              <w:lang w:val="en-US"/>
            </w:rPr>
          </w:rPrChange>
        </w:rPr>
      </w:pPr>
    </w:p>
    <w:p w14:paraId="73F9B13C" w14:textId="77777777" w:rsidR="00236271" w:rsidRPr="008D42F0" w:rsidRDefault="00236271" w:rsidP="00197BC0">
      <w:pPr>
        <w:pStyle w:val="KeinLeerraum"/>
        <w:rPr>
          <w:noProof/>
          <w:rPrChange w:id="138" w:author="Hardi Stengelin" w:date="2020-02-08T08:50:00Z">
            <w:rPr>
              <w:noProof/>
              <w:lang w:val="en-US"/>
            </w:rPr>
          </w:rPrChange>
        </w:rPr>
      </w:pPr>
    </w:p>
    <w:p w14:paraId="4D1134E5" w14:textId="77777777" w:rsidR="00C77A79" w:rsidRPr="008D42F0" w:rsidRDefault="00C77A79" w:rsidP="00C77A79">
      <w:pPr>
        <w:pStyle w:val="KeinLeerraum"/>
        <w:rPr>
          <w:rPrChange w:id="139" w:author="Hardi Stengelin" w:date="2020-02-08T08:50:00Z">
            <w:rPr>
              <w:lang w:val="en-US"/>
            </w:rPr>
          </w:rPrChange>
        </w:rPr>
      </w:pPr>
    </w:p>
    <w:p w14:paraId="282716D3" w14:textId="77777777"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14:paraId="7EA36A20" w14:textId="77777777"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14:paraId="5E2B46C8" w14:textId="77777777" w:rsidR="000D17CC" w:rsidRDefault="000D17CC" w:rsidP="000D17CC">
      <w:pPr>
        <w:pStyle w:val="KeinLeerraum"/>
        <w:rPr>
          <w:noProof/>
        </w:rPr>
      </w:pPr>
    </w:p>
    <w:p w14:paraId="3D475BEB" w14:textId="77777777"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14:paraId="759E2A79" w14:textId="77777777"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14:paraId="4FD05792" w14:textId="77777777" w:rsidR="00EE5B5E" w:rsidRDefault="00EE5B5E" w:rsidP="00EE5B5E">
      <w:pPr>
        <w:pStyle w:val="KeinLeerraum"/>
        <w:rPr>
          <w:noProof/>
        </w:rPr>
      </w:pPr>
      <w:r>
        <w:rPr>
          <w:noProof/>
        </w:rPr>
        <w:t>[vimeo]https://vimeo.com/308719531[/vimeo]</w:t>
      </w:r>
    </w:p>
    <w:p w14:paraId="06BC605F" w14:textId="77777777" w:rsidR="00EE5B5E" w:rsidRDefault="00EE5B5E" w:rsidP="00EE5B5E">
      <w:pPr>
        <w:pStyle w:val="KeinLeerraum"/>
      </w:pPr>
      <w:r>
        <w:lastRenderedPageBreak/>
        <w:t xml:space="preserve">Im Video sieht man links oben den Arduino. Dieser ist mit einem 4-poligen Flachkabel mit einer Verteilerplatine verbunden. An diese ist ein WS2811 Modul angeschlossen (in der Mitte des Bildes) welches die LEDs der Andreaskreuze steuert. </w:t>
      </w:r>
    </w:p>
    <w:p w14:paraId="03C9D84F" w14:textId="77777777" w:rsidR="00EE5B5E" w:rsidRDefault="00847480" w:rsidP="00EE5B5E">
      <w:pPr>
        <w:pStyle w:val="KeinLeerraum"/>
      </w:pPr>
      <w:r>
        <w:rPr>
          <w:noProof/>
        </w:rPr>
        <w:drawing>
          <wp:anchor distT="0" distB="0" distL="114300" distR="114300" simplePos="0" relativeHeight="251661312" behindDoc="0" locked="0" layoutInCell="1" allowOverlap="1" wp14:anchorId="6F1B586C" wp14:editId="071C0E7D">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14:paraId="717C0039" w14:textId="77777777"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14:paraId="3D218D62" w14:textId="77777777" w:rsidR="00EE5B5E" w:rsidRDefault="00EE5B5E" w:rsidP="00EE5B5E">
      <w:pPr>
        <w:pStyle w:val="KeinLeerraum"/>
      </w:pPr>
      <w:r>
        <w:t>Die Module gibt es für wenige Cent in China.</w:t>
      </w:r>
    </w:p>
    <w:p w14:paraId="4B39BA0C" w14:textId="77777777" w:rsidR="00EE5B5E" w:rsidRDefault="00EE5B5E" w:rsidP="00EE5B5E">
      <w:pPr>
        <w:pStyle w:val="KeinLeerraum"/>
      </w:pPr>
    </w:p>
    <w:p w14:paraId="00A34936" w14:textId="77777777"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14:paraId="133C50D8" w14:textId="77777777" w:rsidR="00B169EB" w:rsidRDefault="00B169EB" w:rsidP="00B169EB">
      <w:pPr>
        <w:pStyle w:val="KeinLeerraum"/>
      </w:pPr>
      <w:r>
        <w:t>Es zeigt ein „Belebtes Haus“ im Zeitraffer. Trotzdem ändert sich erst nach ein paar Sekunden was =&gt; Klickt das Video nicht gleich weg…</w:t>
      </w:r>
    </w:p>
    <w:p w14:paraId="0BF6391A" w14:textId="77777777" w:rsidR="00B169EB" w:rsidRDefault="00B169EB" w:rsidP="00B169EB">
      <w:pPr>
        <w:pStyle w:val="KeinLeerraum"/>
        <w:rPr>
          <w:noProof/>
        </w:rPr>
      </w:pPr>
      <w:r>
        <w:rPr>
          <w:noProof/>
        </w:rPr>
        <w:t>[vimeo]https://vimeo.com/308722422[/vimeo]</w:t>
      </w:r>
    </w:p>
    <w:p w14:paraId="7FF9561F" w14:textId="77777777"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14:paraId="1B69EA3F" w14:textId="77777777" w:rsidR="00B169EB" w:rsidRDefault="00B169EB" w:rsidP="00B169EB">
      <w:pPr>
        <w:pStyle w:val="KeinLeerraum"/>
      </w:pPr>
      <w:r>
        <w:t>Insgesamt sind in diesem Haus 8 verschiedene Räume mit RGB LEDs beleuchtet. Alle werden über ein 4-poliges Flachkabel angesteuert.</w:t>
      </w:r>
    </w:p>
    <w:p w14:paraId="494C423C" w14:textId="77777777" w:rsidR="00EE5B5E" w:rsidRDefault="00B169EB" w:rsidP="00B169EB">
      <w:pPr>
        <w:pStyle w:val="KeinLeerraum"/>
      </w:pPr>
      <w:r>
        <w:t>Auf der Anlage wird man die zufälligen Zeiten mit denen die Lichter an- und ausgeschaltet werden deutlich länger wählen.</w:t>
      </w:r>
    </w:p>
    <w:p w14:paraId="0D95DF5A" w14:textId="77777777" w:rsidR="000D4C35" w:rsidRDefault="000D4C35" w:rsidP="00B169EB">
      <w:pPr>
        <w:pStyle w:val="KeinLeerraum"/>
      </w:pPr>
    </w:p>
    <w:p w14:paraId="49A63438" w14:textId="77777777"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14:paraId="082E2ED9" w14:textId="77777777"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14:paraId="6EC800E3" w14:textId="77777777"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14:paraId="09D6FE4D" w14:textId="77777777" w:rsidR="000D4C35" w:rsidRDefault="000D4C35" w:rsidP="000D4C35">
      <w:pPr>
        <w:pStyle w:val="KeinLeerraum"/>
        <w:rPr>
          <w:noProof/>
        </w:rPr>
      </w:pPr>
      <w:r>
        <w:rPr>
          <w:noProof/>
        </w:rPr>
        <w:t>[vimeo]https://vimeo.com/308898588[/vimeo]</w:t>
      </w:r>
    </w:p>
    <w:p w14:paraId="17E690F0" w14:textId="77777777" w:rsidR="000D4C35" w:rsidRPr="000D4C35" w:rsidRDefault="000D4C35"/>
    <w:p w14:paraId="03530D2D" w14:textId="77777777"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14:paraId="242D1D7D" w14:textId="77777777"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14:paraId="71D10958" w14:textId="77777777"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14:paraId="7B606A01" w14:textId="77777777" w:rsidR="00751133" w:rsidRDefault="00751133" w:rsidP="00DC4B39">
      <w:pPr>
        <w:pStyle w:val="KeinLeerraum"/>
        <w:rPr>
          <w:noProof/>
        </w:rPr>
      </w:pPr>
      <w:r>
        <w:rPr>
          <w:noProof/>
        </w:rPr>
        <w:t>[vimeo]https://vimeo.com/309065937[/vimeo]</w:t>
      </w:r>
    </w:p>
    <w:p w14:paraId="3CCF9E13" w14:textId="77777777" w:rsidR="000D17CC" w:rsidRDefault="000D17CC" w:rsidP="00DC4B39">
      <w:pPr>
        <w:pStyle w:val="KeinLeerraum"/>
      </w:pPr>
    </w:p>
    <w:p w14:paraId="03F02688" w14:textId="77777777"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14:paraId="2F02EAE7" w14:textId="77777777" w:rsidR="0038220B" w:rsidRPr="0038220B" w:rsidRDefault="0038220B" w:rsidP="0038220B">
      <w:pPr>
        <w:pStyle w:val="KeinLeerraum"/>
        <w:rPr>
          <w:noProof/>
        </w:rPr>
      </w:pPr>
      <w:r w:rsidRPr="0038220B">
        <w:rPr>
          <w:noProof/>
        </w:rPr>
        <w:t xml:space="preserve">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w:t>
      </w:r>
      <w:r w:rsidRPr="0038220B">
        <w:rPr>
          <w:noProof/>
        </w:rPr>
        <w:lastRenderedPageBreak/>
        <w:t>https://www.windparkwaldhausen.de/contentbeitrag-170-84-kennzeichnung_befeuerung_von_windkraftanlagen_.html)</w:t>
      </w:r>
    </w:p>
    <w:p w14:paraId="1DFA5BF0" w14:textId="77777777" w:rsidR="0038220B" w:rsidRPr="0038220B" w:rsidRDefault="0038220B" w:rsidP="0038220B">
      <w:pPr>
        <w:pStyle w:val="KeinLeerraum"/>
        <w:rPr>
          <w:noProof/>
        </w:rPr>
      </w:pPr>
      <w:r w:rsidRPr="0038220B">
        <w:rPr>
          <w:noProof/>
        </w:rPr>
        <w:t>[vimeo]https://vimeo.com/310209169[/vimeo]</w:t>
      </w:r>
    </w:p>
    <w:p w14:paraId="28A5CC9F" w14:textId="77777777" w:rsidR="00BF6C1E" w:rsidRDefault="00BF6C1E" w:rsidP="00BF6C1E">
      <w:pPr>
        <w:pStyle w:val="KeinLeerraum"/>
        <w:rPr>
          <w:noProof/>
        </w:rPr>
      </w:pPr>
    </w:p>
    <w:p w14:paraId="7BA7BFB5" w14:textId="77777777"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14:paraId="6D727BB0" w14:textId="77777777"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14:paraId="5BFFEF5E" w14:textId="77777777" w:rsidR="00BF6C1E" w:rsidRDefault="00BF6C1E" w:rsidP="00BF6C1E">
      <w:pPr>
        <w:pStyle w:val="KeinLeerraum"/>
        <w:rPr>
          <w:noProof/>
        </w:rPr>
      </w:pPr>
      <w:r>
        <w:rPr>
          <w:noProof/>
        </w:rPr>
        <w:t>[vimeo]https://vimeo.com/311006857[/vimeo]</w:t>
      </w:r>
    </w:p>
    <w:p w14:paraId="048EE0AA" w14:textId="77777777" w:rsidR="00BF6C1E" w:rsidRDefault="00BF6C1E" w:rsidP="00BF6C1E">
      <w:pPr>
        <w:pStyle w:val="KeinLeerraum"/>
        <w:rPr>
          <w:noProof/>
        </w:rPr>
      </w:pPr>
      <w:r>
        <w:rPr>
          <w:noProof/>
        </w:rPr>
        <w:t xml:space="preserve">Haus und Feuerwehrfahrzeug soll auf unserer Anlage als weitere „Knopfdruck“ Aktion installiert werden. </w:t>
      </w:r>
    </w:p>
    <w:p w14:paraId="784D825E" w14:textId="77777777" w:rsidR="00CE0D56" w:rsidRDefault="00BF6C1E" w:rsidP="00BF6C1E">
      <w:pPr>
        <w:pStyle w:val="KeinLeerraum"/>
        <w:rPr>
          <w:noProof/>
        </w:rPr>
      </w:pPr>
      <w:r>
        <w:rPr>
          <w:noProof/>
        </w:rPr>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14:paraId="508F3B38" w14:textId="77777777" w:rsidR="00CE0D56" w:rsidRDefault="00CE0D56" w:rsidP="00BF6C1E">
      <w:pPr>
        <w:pStyle w:val="KeinLeerraum"/>
        <w:rPr>
          <w:noProof/>
        </w:rPr>
      </w:pPr>
    </w:p>
    <w:p w14:paraId="21DFC2EA" w14:textId="77777777"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14:paraId="2045503E" w14:textId="77777777" w:rsidR="00524214" w:rsidRDefault="00524214" w:rsidP="00524214">
      <w:pPr>
        <w:pStyle w:val="KeinLeerraum"/>
        <w:rPr>
          <w:noProof/>
        </w:rPr>
      </w:pPr>
      <w:r>
        <w:rPr>
          <w:noProof/>
        </w:rPr>
        <w:t>[vimeo]https://vimeo.com/311996452[/vimeo]</w:t>
      </w:r>
    </w:p>
    <w:p w14:paraId="1E242E12" w14:textId="77777777"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14:paraId="6D083051" w14:textId="77777777" w:rsidR="00686CD0" w:rsidRDefault="00686CD0" w:rsidP="00524214">
      <w:pPr>
        <w:pStyle w:val="KeinLeerraum"/>
        <w:rPr>
          <w:noProof/>
        </w:rPr>
      </w:pPr>
    </w:p>
    <w:p w14:paraId="6E329413" w14:textId="77777777"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14:paraId="25679876" w14:textId="77777777"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14:paraId="1250AE94" w14:textId="77777777"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14:paraId="3C4610B9" w14:textId="77777777"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14:paraId="66FC6272" w14:textId="77777777" w:rsidR="00B1545D" w:rsidRDefault="00B1545D" w:rsidP="00686CD0">
      <w:pPr>
        <w:pStyle w:val="KeinLeerraum"/>
        <w:rPr>
          <w:noProof/>
        </w:rPr>
      </w:pPr>
    </w:p>
    <w:p w14:paraId="7B599610" w14:textId="77777777"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14:paraId="36DEDE2C" w14:textId="77777777" w:rsidR="00686CD0" w:rsidRDefault="00686CD0" w:rsidP="00686CD0">
      <w:pPr>
        <w:pStyle w:val="KeinLeerraum"/>
        <w:rPr>
          <w:noProof/>
        </w:rPr>
      </w:pPr>
      <w:r>
        <w:rPr>
          <w:noProof/>
        </w:rPr>
        <w:t xml:space="preserve">[vimeo]https://vimeo.com/312429225[/vimeo]Im Video stimmen die Farben nicht und es ist außerdem überstrahlt. </w:t>
      </w:r>
    </w:p>
    <w:p w14:paraId="1EFE094A" w14:textId="77777777" w:rsidR="00B1545D" w:rsidRDefault="00B1545D" w:rsidP="00686CD0">
      <w:pPr>
        <w:pStyle w:val="KeinLeerraum"/>
        <w:rPr>
          <w:noProof/>
        </w:rPr>
      </w:pPr>
    </w:p>
    <w:p w14:paraId="12B7246B" w14:textId="77777777"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14:paraId="16FCC9C2" w14:textId="77777777"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14:paraId="7AD4C362" w14:textId="77777777" w:rsidR="00122F2D" w:rsidRDefault="00122F2D" w:rsidP="00122F2D">
      <w:pPr>
        <w:pStyle w:val="KeinLeerraum"/>
        <w:rPr>
          <w:noProof/>
        </w:rPr>
      </w:pPr>
      <w:r>
        <w:rPr>
          <w:noProof/>
        </w:rPr>
        <w:t>Gegen Ende sieht man, das die eine Taster meiner MS2 nicht immer reagiert ;-( [vimeo]https://vimeo.com/318053848[/vimeo]</w:t>
      </w:r>
    </w:p>
    <w:p w14:paraId="4F587160" w14:textId="77777777" w:rsidR="00122F2D" w:rsidRDefault="00122F2D" w:rsidP="00122F2D">
      <w:pPr>
        <w:pStyle w:val="KeinLeerraum"/>
        <w:rPr>
          <w:noProof/>
        </w:rPr>
      </w:pPr>
    </w:p>
    <w:p w14:paraId="0F024393" w14:textId="77777777"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14:paraId="64E70DC1" w14:textId="77777777" w:rsidR="00122F2D" w:rsidRDefault="00AF13AE" w:rsidP="00122F2D">
      <w:pPr>
        <w:pStyle w:val="KeinLeerraum"/>
        <w:rPr>
          <w:noProof/>
        </w:rPr>
      </w:pPr>
      <w:r>
        <w:rPr>
          <w:noProof/>
        </w:rPr>
        <w:lastRenderedPageBreak/>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14:paraId="0F079D87" w14:textId="77777777"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14:paraId="3232F38C" w14:textId="77777777" w:rsidR="00AF13AE" w:rsidRDefault="00AF13AE" w:rsidP="00122F2D">
      <w:pPr>
        <w:pStyle w:val="KeinLeerraum"/>
        <w:rPr>
          <w:noProof/>
        </w:rPr>
      </w:pPr>
    </w:p>
    <w:p w14:paraId="67B621D7" w14:textId="77777777"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14:paraId="513D2918" w14:textId="77777777"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14:paraId="325E5E74" w14:textId="77777777" w:rsidR="00FC3F07" w:rsidRDefault="00FC3F07" w:rsidP="00FC3F07">
      <w:pPr>
        <w:pStyle w:val="KeinLeerraum"/>
        <w:rPr>
          <w:noProof/>
        </w:rPr>
      </w:pPr>
    </w:p>
    <w:p w14:paraId="695A4EB9" w14:textId="77777777"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14:paraId="488AED18" w14:textId="77777777" w:rsidR="00FC3F07" w:rsidRDefault="00FC3F07" w:rsidP="00FC3F07">
      <w:pPr>
        <w:pStyle w:val="KeinLeerraum"/>
        <w:rPr>
          <w:noProof/>
        </w:rPr>
      </w:pPr>
    </w:p>
    <w:p w14:paraId="14B67C0D" w14:textId="77777777" w:rsidR="00FC3F07" w:rsidRDefault="00FC3F07" w:rsidP="00FC3F07">
      <w:pPr>
        <w:pStyle w:val="KeinLeerraum"/>
        <w:rPr>
          <w:noProof/>
        </w:rPr>
      </w:pPr>
      <w:r>
        <w:rPr>
          <w:noProof/>
        </w:rPr>
        <w:t xml:space="preserve">Zum betrachten das Videos braucht ihr etwas Geduld weil sich die Farben sehr langsam (Kaum merklich) verändern. </w:t>
      </w:r>
    </w:p>
    <w:p w14:paraId="37C1B964" w14:textId="77777777" w:rsidR="00FC3F07" w:rsidRDefault="00FC3F07" w:rsidP="00FC3F07">
      <w:pPr>
        <w:pStyle w:val="KeinLeerraum"/>
        <w:rPr>
          <w:noProof/>
        </w:rPr>
      </w:pPr>
      <w:r>
        <w:rPr>
          <w:noProof/>
        </w:rPr>
        <w:t>[vimeo]https://vimeo.com/326218227[/vimeo]</w:t>
      </w:r>
    </w:p>
    <w:p w14:paraId="1DF213C9" w14:textId="77777777" w:rsidR="00FC3F07" w:rsidRDefault="00FC3F07" w:rsidP="00FC3F07">
      <w:pPr>
        <w:pStyle w:val="KeinLeerraum"/>
        <w:rPr>
          <w:noProof/>
        </w:rPr>
      </w:pPr>
    </w:p>
    <w:p w14:paraId="6AEDD36B" w14:textId="77777777"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14:paraId="40D4A210" w14:textId="77777777" w:rsidR="00FC3F07" w:rsidRDefault="00FC3F07" w:rsidP="00FC3F07">
      <w:pPr>
        <w:pStyle w:val="KeinLeerraum"/>
        <w:rPr>
          <w:noProof/>
        </w:rPr>
      </w:pPr>
      <w:r>
        <w:rPr>
          <w:noProof/>
        </w:rPr>
        <w:t>[vimeo]https://vimeo.com/326220670[/vimeo]</w:t>
      </w:r>
    </w:p>
    <w:p w14:paraId="385A12C2" w14:textId="77777777" w:rsidR="00AF13AE" w:rsidRDefault="00AF13AE" w:rsidP="00122F2D">
      <w:pPr>
        <w:pStyle w:val="KeinLeerraum"/>
        <w:rPr>
          <w:noProof/>
        </w:rPr>
      </w:pPr>
    </w:p>
    <w:p w14:paraId="728E793C" w14:textId="77777777"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14:paraId="5ECDEE0D" w14:textId="77777777"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14:paraId="1D326149" w14:textId="77777777" w:rsidR="00ED76AB" w:rsidRDefault="00ED76AB" w:rsidP="00ED76AB">
      <w:pPr>
        <w:pStyle w:val="KeinLeerraum"/>
        <w:rPr>
          <w:noProof/>
        </w:rPr>
      </w:pPr>
      <w:r>
        <w:rPr>
          <w:noProof/>
        </w:rPr>
        <w:t>[vimeo]https://vimeo.com/328406092[/vimeo]</w:t>
      </w:r>
    </w:p>
    <w:p w14:paraId="30CAEAF6" w14:textId="77777777" w:rsidR="00B1545D" w:rsidRDefault="00B1545D" w:rsidP="00686CD0">
      <w:pPr>
        <w:pStyle w:val="KeinLeerraum"/>
        <w:rPr>
          <w:noProof/>
        </w:rPr>
      </w:pPr>
    </w:p>
    <w:p w14:paraId="73A4B71B" w14:textId="77777777"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14:paraId="11117B8D" w14:textId="77777777" w:rsidR="00C948F3" w:rsidRPr="00C948F3" w:rsidRDefault="00C948F3" w:rsidP="00C948F3">
      <w:pPr>
        <w:pStyle w:val="KeinLeerraum"/>
      </w:pPr>
      <w:r w:rsidRPr="00C948F3">
        <w:t>Hier zeigt Rolf den Anschluss der RGB LEDs über selbstklebende Kupferstreifen:</w:t>
      </w:r>
    </w:p>
    <w:p w14:paraId="66BD83B2" w14:textId="77777777"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14:paraId="0F723BB4" w14:textId="77777777" w:rsidR="00C948F3" w:rsidRDefault="00C948F3" w:rsidP="00C948F3">
      <w:pPr>
        <w:pStyle w:val="KeinLeerraum"/>
      </w:pPr>
    </w:p>
    <w:p w14:paraId="2C691B6B" w14:textId="77777777"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14:paraId="574DA618" w14:textId="77777777" w:rsidR="003F2EFA" w:rsidRDefault="003F2EFA" w:rsidP="003F2EFA">
      <w:pPr>
        <w:pStyle w:val="KeinLeerraum"/>
      </w:pPr>
      <w:r>
        <w:t xml:space="preserve">Zwei Videos die zeigen das der Umgang mit „Strom“ gefährlich sein kann. Bitte nicht nachmachen! </w:t>
      </w:r>
    </w:p>
    <w:p w14:paraId="58E9D8D5" w14:textId="77777777" w:rsidR="003F2EFA" w:rsidRDefault="003F2EFA" w:rsidP="003F2EFA">
      <w:pPr>
        <w:pStyle w:val="KeinLeerraum"/>
      </w:pPr>
      <w:r>
        <w:t xml:space="preserve">Im Artikel (Link in Überschrift) wird näher darauf eingegangen. </w:t>
      </w:r>
    </w:p>
    <w:p w14:paraId="1E3055B9" w14:textId="77777777" w:rsidR="003F2EFA" w:rsidRDefault="003F2EFA" w:rsidP="003F2EFA">
      <w:pPr>
        <w:pStyle w:val="KeinLeerraum"/>
        <w:rPr>
          <w:noProof/>
        </w:rPr>
      </w:pPr>
      <w:r>
        <w:rPr>
          <w:noProof/>
        </w:rPr>
        <w:t>[vimeo]https://vimeo.com/342097167[/vimeo]</w:t>
      </w:r>
    </w:p>
    <w:p w14:paraId="3F5554BA" w14:textId="77777777" w:rsidR="003F2EFA" w:rsidRDefault="003F2EFA" w:rsidP="003F2EFA">
      <w:pPr>
        <w:pStyle w:val="KeinLeerraum"/>
        <w:rPr>
          <w:noProof/>
        </w:rPr>
      </w:pPr>
      <w:r>
        <w:rPr>
          <w:noProof/>
        </w:rPr>
        <w:t>[vimeo]https://vimeo.com/342099743[/vimeo]</w:t>
      </w:r>
    </w:p>
    <w:p w14:paraId="47A03817" w14:textId="77777777" w:rsidR="003F2EFA" w:rsidRDefault="003F2EFA" w:rsidP="00686CD0">
      <w:pPr>
        <w:pStyle w:val="KeinLeerraum"/>
        <w:rPr>
          <w:noProof/>
        </w:rPr>
      </w:pPr>
    </w:p>
    <w:p w14:paraId="68949FFF" w14:textId="77777777"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14:paraId="28CAEB14" w14:textId="77777777" w:rsidR="00541FB0" w:rsidRPr="00541FB0" w:rsidRDefault="00541FB0" w:rsidP="00541FB0">
      <w:pPr>
        <w:pStyle w:val="KeinLeerraum"/>
        <w:rPr>
          <w:noProof/>
          <w:lang w:val="en-US"/>
        </w:rPr>
      </w:pPr>
      <w:r w:rsidRPr="00541FB0">
        <w:rPr>
          <w:noProof/>
          <w:lang w:val="en-US"/>
        </w:rPr>
        <w:t>[quote=rolfha post_id=2008609 time=1567847991 user_id=37155]</w:t>
      </w:r>
    </w:p>
    <w:p w14:paraId="0BA93842" w14:textId="77777777"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14:paraId="75DFF538" w14:textId="77777777" w:rsidR="00541FB0" w:rsidRDefault="00541FB0" w:rsidP="00541FB0">
      <w:pPr>
        <w:pStyle w:val="KeinLeerraum"/>
        <w:rPr>
          <w:noProof/>
        </w:rPr>
      </w:pPr>
    </w:p>
    <w:p w14:paraId="2BCF5CDB" w14:textId="77777777" w:rsidR="00541FB0" w:rsidRDefault="00541FB0" w:rsidP="00541FB0">
      <w:pPr>
        <w:pStyle w:val="KeinLeerraum"/>
        <w:rPr>
          <w:noProof/>
        </w:rPr>
      </w:pPr>
      <w:r>
        <w:rPr>
          <w:noProof/>
        </w:rPr>
        <w:t xml:space="preserve">Was ist die Hardware? MobaLedLib Zentrale, Servoplatine, Billigservo aus China. </w:t>
      </w:r>
    </w:p>
    <w:p w14:paraId="4D2A0C9C" w14:textId="77777777" w:rsidR="00541FB0" w:rsidRDefault="00541FB0" w:rsidP="00541FB0">
      <w:pPr>
        <w:pStyle w:val="KeinLeerraum"/>
        <w:rPr>
          <w:noProof/>
        </w:rPr>
      </w:pPr>
      <w:r>
        <w:rPr>
          <w:noProof/>
        </w:rPr>
        <w:t>[vimeo]https://vimeo.com/358462833[/vimeo]</w:t>
      </w:r>
    </w:p>
    <w:p w14:paraId="61328859" w14:textId="77777777" w:rsidR="00541FB0" w:rsidRPr="00B47F44" w:rsidRDefault="00541FB0" w:rsidP="00541FB0">
      <w:pPr>
        <w:pStyle w:val="KeinLeerraum"/>
        <w:rPr>
          <w:noProof/>
        </w:rPr>
      </w:pPr>
      <w:r>
        <w:rPr>
          <w:noProof/>
        </w:rPr>
        <w:lastRenderedPageBreak/>
        <w:t xml:space="preserve"> </w:t>
      </w:r>
      <w:r w:rsidRPr="00B47F44">
        <w:rPr>
          <w:noProof/>
        </w:rPr>
        <w:t>[/quote]</w:t>
      </w:r>
    </w:p>
    <w:p w14:paraId="6AA5A9B4" w14:textId="77777777" w:rsidR="00AA63A7" w:rsidRPr="00B47F44" w:rsidRDefault="00AA63A7" w:rsidP="00686CD0">
      <w:pPr>
        <w:pStyle w:val="KeinLeerraum"/>
        <w:rPr>
          <w:noProof/>
        </w:rPr>
      </w:pPr>
    </w:p>
    <w:p w14:paraId="706C4364" w14:textId="77777777"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14:paraId="04624DD7" w14:textId="77777777"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14:paraId="4A50E3FB" w14:textId="77777777" w:rsidR="00AA63A7" w:rsidRPr="00AA63A7" w:rsidRDefault="00AA63A7" w:rsidP="00AA63A7">
      <w:pPr>
        <w:pStyle w:val="KeinLeerraum"/>
        <w:rPr>
          <w:noProof/>
        </w:rPr>
      </w:pPr>
    </w:p>
    <w:p w14:paraId="1C46FAD6" w14:textId="77777777" w:rsidR="00AA63A7" w:rsidRPr="00B47F44" w:rsidRDefault="00AA63A7" w:rsidP="00AA63A7">
      <w:pPr>
        <w:pStyle w:val="KeinLeerraum"/>
        <w:rPr>
          <w:noProof/>
        </w:rPr>
      </w:pPr>
      <w:r w:rsidRPr="00AA63A7">
        <w:rPr>
          <w:noProof/>
        </w:rPr>
        <w:t xml:space="preserve"> </w:t>
      </w:r>
      <w:r w:rsidRPr="00B47F44">
        <w:rPr>
          <w:noProof/>
        </w:rPr>
        <w:t>[color=#0000FF]Antwort:[/color]</w:t>
      </w:r>
    </w:p>
    <w:p w14:paraId="6A11B7BC" w14:textId="77777777" w:rsidR="00AA63A7" w:rsidRPr="00AA63A7" w:rsidRDefault="00AA63A7" w:rsidP="00AA63A7">
      <w:pPr>
        <w:pStyle w:val="KeinLeerraum"/>
        <w:rPr>
          <w:noProof/>
        </w:rPr>
      </w:pPr>
      <w:r w:rsidRPr="00AA63A7">
        <w:rPr>
          <w:noProof/>
        </w:rPr>
        <w:t>Der Preiser generiert mit dem Pattern_Generator ein Makro:</w:t>
      </w:r>
    </w:p>
    <w:p w14:paraId="44C298E3" w14:textId="77777777" w:rsidR="00AA63A7" w:rsidRPr="00AA63A7" w:rsidRDefault="00AA63A7" w:rsidP="00AA63A7">
      <w:pPr>
        <w:pStyle w:val="KeinLeerraum"/>
        <w:rPr>
          <w:noProof/>
          <w:lang w:val="en-US"/>
        </w:rPr>
      </w:pPr>
      <w:r w:rsidRPr="00AA63A7">
        <w:rPr>
          <w:noProof/>
          <w:lang w:val="en-US"/>
        </w:rPr>
        <w:t>[code]</w:t>
      </w:r>
    </w:p>
    <w:p w14:paraId="78702463" w14:textId="77777777"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14:paraId="0130E7B3" w14:textId="77777777" w:rsidR="00AA63A7" w:rsidRPr="00AA63A7" w:rsidRDefault="00AA63A7" w:rsidP="00AA63A7">
      <w:pPr>
        <w:pStyle w:val="KeinLeerraum"/>
        <w:rPr>
          <w:noProof/>
        </w:rPr>
      </w:pPr>
      <w:r w:rsidRPr="00AA63A7">
        <w:rPr>
          <w:noProof/>
        </w:rPr>
        <w:t>[/code]</w:t>
      </w:r>
    </w:p>
    <w:p w14:paraId="4C3569B6" w14:textId="77777777" w:rsidR="00AA63A7" w:rsidRPr="00AA63A7" w:rsidRDefault="00AA63A7" w:rsidP="00AA63A7">
      <w:pPr>
        <w:pStyle w:val="KeinLeerraum"/>
        <w:rPr>
          <w:noProof/>
        </w:rPr>
      </w:pPr>
      <w:r w:rsidRPr="00AA63A7">
        <w:rPr>
          <w:noProof/>
        </w:rPr>
        <w:t>spielt es auf den Arduino, und hofft das es noch jemanden gibt der Morsezeichen entziffern kann:</w:t>
      </w:r>
    </w:p>
    <w:p w14:paraId="382540FD" w14:textId="77777777" w:rsidR="00531357" w:rsidRDefault="00AA63A7" w:rsidP="00AA63A7">
      <w:pPr>
        <w:pStyle w:val="KeinLeerraum"/>
        <w:rPr>
          <w:noProof/>
        </w:rPr>
      </w:pPr>
      <w:r w:rsidRPr="00B47F44">
        <w:rPr>
          <w:noProof/>
        </w:rPr>
        <w:t>[vimeo]https://vimeo.com/367144610[/vimeo]</w:t>
      </w:r>
      <w:r w:rsidR="00531357" w:rsidRPr="00B47F44">
        <w:rPr>
          <w:noProof/>
        </w:rPr>
        <w:br w:type="page"/>
      </w:r>
    </w:p>
    <w:p w14:paraId="083AEEFF" w14:textId="77777777"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14:paraId="57EF723E" w14:textId="77777777" w:rsidR="00EA10F4" w:rsidRDefault="00EA10F4" w:rsidP="00EA10F4">
      <w:pPr>
        <w:pStyle w:val="KeinLeerraum"/>
        <w:rPr>
          <w:noProof/>
        </w:rPr>
      </w:pPr>
      <w:r>
        <w:rPr>
          <w:noProof/>
        </w:rPr>
        <w:t>was ein Stückchen Plexiglas macht:</w:t>
      </w:r>
    </w:p>
    <w:p w14:paraId="17FEAAEA" w14:textId="77777777"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14:paraId="1FEF8630" w14:textId="77777777" w:rsidR="00EA10F4" w:rsidRPr="00B47F44" w:rsidRDefault="00EA10F4" w:rsidP="00EA10F4">
      <w:pPr>
        <w:pStyle w:val="KeinLeerraum"/>
        <w:rPr>
          <w:noProof/>
        </w:rPr>
      </w:pPr>
    </w:p>
    <w:p w14:paraId="42FB953C" w14:textId="77777777"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14:paraId="489908AC" w14:textId="77777777"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14:paraId="31EE7B36" w14:textId="77777777"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14:paraId="24F9A075" w14:textId="77777777" w:rsidR="0032490A" w:rsidRDefault="0032490A" w:rsidP="00EA10F4">
      <w:pPr>
        <w:pStyle w:val="KeinLeerraum"/>
        <w:rPr>
          <w:noProof/>
        </w:rPr>
      </w:pPr>
    </w:p>
    <w:p w14:paraId="178D7A2E" w14:textId="77777777"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SMD Heißluft löten der 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14:paraId="2994E9BD" w14:textId="77777777"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14:paraId="50D7C5E2" w14:textId="77777777" w:rsidR="003F1E7D" w:rsidRDefault="003F1E7D" w:rsidP="003F1E7D">
      <w:pPr>
        <w:pStyle w:val="KeinLeerraum"/>
        <w:rPr>
          <w:noProof/>
        </w:rPr>
      </w:pPr>
    </w:p>
    <w:p w14:paraId="00CF6139" w14:textId="77777777" w:rsidR="003F1E7D" w:rsidRPr="00EA10F4" w:rsidRDefault="003F1E7D" w:rsidP="003F1E7D">
      <w:pPr>
        <w:pStyle w:val="KeinLeerraum"/>
        <w:rPr>
          <w:noProof/>
        </w:rPr>
      </w:pPr>
      <w:r>
        <w:rPr>
          <w:noProof/>
        </w:rPr>
        <w:t>[vimeo]https://vimeo.com/375246459[/vimeo]</w:t>
      </w:r>
    </w:p>
    <w:p w14:paraId="2ED16D53" w14:textId="77777777" w:rsidR="00AA63A7" w:rsidRDefault="00AA63A7" w:rsidP="00AA63A7">
      <w:pPr>
        <w:pStyle w:val="KeinLeerraum"/>
        <w:rPr>
          <w:noProof/>
        </w:rPr>
      </w:pPr>
    </w:p>
    <w:p w14:paraId="335BC3AC" w14:textId="77777777"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w:t>
      </w:r>
      <w:proofErr w:type="gramStart"/>
      <w:r>
        <w:rPr>
          <w:color w:val="00B0F0"/>
          <w:u w:val="single"/>
        </w:rPr>
        <w:t xml:space="preserve">Helligkeitssensor </w:t>
      </w:r>
      <w:r w:rsidRPr="00EA10F4">
        <w:rPr>
          <w:color w:val="00B0F0"/>
          <w:u w:val="single"/>
        </w:rPr>
        <w:t xml:space="preserve"> </w:t>
      </w:r>
      <w:r w:rsidRPr="00EA10F4">
        <w:rPr>
          <w:noProof/>
          <w:color w:val="00B0F0"/>
          <w:u w:val="single"/>
        </w:rPr>
        <w:t>(</w:t>
      </w:r>
      <w:proofErr w:type="gramEnd"/>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14:paraId="626E7D81" w14:textId="77777777"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14:paraId="43D1A228" w14:textId="77777777" w:rsidR="003F1E7D" w:rsidRDefault="003F1E7D" w:rsidP="003F1E7D">
      <w:pPr>
        <w:pStyle w:val="KeinLeerraum"/>
        <w:rPr>
          <w:noProof/>
        </w:rPr>
      </w:pPr>
      <w:r w:rsidRPr="003F1E7D">
        <w:rPr>
          <w:noProof/>
        </w:rPr>
        <w:t>[vimeo]</w:t>
      </w:r>
      <w:hyperlink r:id="rId41" w:history="1">
        <w:r w:rsidR="006F2998" w:rsidRPr="00E11505">
          <w:rPr>
            <w:rStyle w:val="Hyperlink"/>
            <w:noProof/>
          </w:rPr>
          <w:t>https://vimeo.com/375748123[/vimeo</w:t>
        </w:r>
      </w:hyperlink>
      <w:r w:rsidRPr="003F1E7D">
        <w:rPr>
          <w:noProof/>
        </w:rPr>
        <w:t>]</w:t>
      </w:r>
    </w:p>
    <w:p w14:paraId="5C46A40F" w14:textId="77777777" w:rsidR="006F2998" w:rsidRDefault="006F2998" w:rsidP="003F1E7D">
      <w:pPr>
        <w:pStyle w:val="KeinLeerraum"/>
        <w:rPr>
          <w:noProof/>
        </w:rPr>
      </w:pPr>
    </w:p>
    <w:p w14:paraId="1D10B0E3" w14:textId="77777777"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w:t>
      </w:r>
      <w:proofErr w:type="gramStart"/>
      <w:r>
        <w:rPr>
          <w:color w:val="00B0F0"/>
          <w:u w:val="single"/>
        </w:rPr>
        <w:t xml:space="preserve">des </w:t>
      </w:r>
      <w:proofErr w:type="spellStart"/>
      <w:r>
        <w:rPr>
          <w:color w:val="00B0F0"/>
          <w:u w:val="single"/>
        </w:rPr>
        <w:t>Pattern</w:t>
      </w:r>
      <w:proofErr w:type="gramEnd"/>
      <w:r>
        <w:rPr>
          <w:color w:val="00B0F0"/>
          <w:u w:val="single"/>
        </w:rPr>
        <w:t>_Configurators</w:t>
      </w:r>
      <w:proofErr w:type="spellEnd"/>
      <w:r>
        <w:rPr>
          <w:color w:val="00B0F0"/>
          <w:u w:val="single"/>
        </w:rPr>
        <w:t xml:space="preserve">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14:paraId="245EBB59" w14:textId="77777777" w:rsidR="006F2998" w:rsidRDefault="006F2998" w:rsidP="003F1E7D">
      <w:pPr>
        <w:pStyle w:val="KeinLeerraum"/>
        <w:rPr>
          <w:noProof/>
        </w:rPr>
      </w:pPr>
      <w:r>
        <w:rPr>
          <w:noProof/>
        </w:rPr>
        <w:t xml:space="preserve">Beim Stammtisch habe ich Live einige Dinge gezeigt die man mit dem Pattern_Configurator machen kann. Dabei wird der Datenaustausch zwischen Pattern_Configurator und Prog_Generator ausgiebig genutzt. </w:t>
      </w:r>
      <w:r w:rsidRPr="006F2998">
        <w:rPr>
          <w:noProof/>
        </w:rPr>
        <w:t>[url=https://abload.de/image.php?img=screenshot_video_patttfkf2.jpg][img]https://abload.de/img/screenshot_video_patttfkf2.jpg[/img][/url]</w:t>
      </w:r>
    </w:p>
    <w:p w14:paraId="614618BA" w14:textId="77777777" w:rsidR="006F2998" w:rsidRPr="006F2998" w:rsidRDefault="006F2998" w:rsidP="003F1E7D">
      <w:pPr>
        <w:pStyle w:val="KeinLeerraum"/>
        <w:rPr>
          <w:noProof/>
          <w:lang w:val="en-US"/>
        </w:rPr>
      </w:pPr>
      <w:r w:rsidRPr="006F2998">
        <w:rPr>
          <w:noProof/>
          <w:lang w:val="en-US"/>
        </w:rPr>
        <w:t>[b][color=#0000FF][size=150]</w:t>
      </w:r>
      <w:r>
        <w:rPr>
          <w:noProof/>
          <w:lang w:val="en-US"/>
        </w:rPr>
        <w:t xml:space="preserve"> Video Starten </w:t>
      </w:r>
      <w:r w:rsidRPr="006F2998">
        <w:rPr>
          <w:noProof/>
          <w:lang w:val="en-US"/>
        </w:rPr>
        <w:t>=&gt; [/size][/color][/b] https://ohoe12-my.sharepoint.com/:v:/g/personal/rolf_hansmann_is-infrastructure_eu/EaJ0B5ostWJAu9s7mx5OxJ4B5rD2NJ4oamyVKdAd8Qas4Q?e=QIkjER</w:t>
      </w:r>
    </w:p>
    <w:p w14:paraId="592F77C7" w14:textId="77777777" w:rsidR="006F2998" w:rsidRDefault="006F2998" w:rsidP="003F1E7D">
      <w:pPr>
        <w:pStyle w:val="KeinLeerraum"/>
        <w:rPr>
          <w:ins w:id="140" w:author="Hardi Stengelin" w:date="2020-02-08T08:59:00Z"/>
          <w:noProof/>
          <w:lang w:val="en-US"/>
        </w:rPr>
      </w:pPr>
    </w:p>
    <w:p w14:paraId="0D12EFD4" w14:textId="77777777" w:rsidR="0074724A" w:rsidRDefault="0074724A" w:rsidP="003F1E7D">
      <w:pPr>
        <w:pStyle w:val="KeinLeerraum"/>
        <w:rPr>
          <w:ins w:id="141" w:author="Hardi Stengelin" w:date="2020-02-08T08:59:00Z"/>
          <w:noProof/>
          <w:sz w:val="14"/>
          <w:szCs w:val="14"/>
        </w:rPr>
      </w:pPr>
      <w:ins w:id="142" w:author="Hardi Stengelin" w:date="2020-02-08T08:59:00Z">
        <w:r>
          <w:rPr>
            <w:noProof/>
            <w:sz w:val="6"/>
            <w:szCs w:val="6"/>
          </w:rPr>
          <w:t>[URL=https://www.stummiforum.de/viewtopic.php?f=7&amp;t=165060&amp;sd=a&amp;start</w:t>
        </w:r>
        <w:r>
          <w:rPr>
            <w:noProof/>
            <w:sz w:val="14"/>
            <w:szCs w:val="14"/>
          </w:rPr>
          <w:t>=861]</w:t>
        </w:r>
        <w:r>
          <w:rPr>
            <w:noProof/>
            <w:sz w:val="6"/>
            <w:szCs w:val="6"/>
          </w:rPr>
          <w:t xml:space="preserve"> </w:t>
        </w:r>
        <w:r>
          <w:rPr>
            <w:color w:val="00B0F0"/>
            <w:u w:val="single"/>
          </w:rPr>
          <w:t xml:space="preserve">Weitere </w:t>
        </w:r>
        <w:proofErr w:type="gramStart"/>
        <w:r>
          <w:rPr>
            <w:color w:val="00B0F0"/>
            <w:u w:val="single"/>
          </w:rPr>
          <w:t>mit Signale</w:t>
        </w:r>
        <w:proofErr w:type="gramEnd"/>
        <w:r>
          <w:rPr>
            <w:color w:val="00B0F0"/>
            <w:u w:val="single"/>
          </w:rPr>
          <w:t xml:space="preserve"> aus dem 3D-Drucker von Ronny </w:t>
        </w:r>
        <w:r>
          <w:rPr>
            <w:noProof/>
            <w:color w:val="00B0F0"/>
            <w:u w:val="single"/>
          </w:rPr>
          <w:t>(#862)</w:t>
        </w:r>
        <w:r>
          <w:rPr>
            <w:noProof/>
            <w:sz w:val="14"/>
            <w:szCs w:val="14"/>
          </w:rPr>
          <w:t xml:space="preserve"> [/URL]</w:t>
        </w:r>
      </w:ins>
    </w:p>
    <w:p w14:paraId="2A874606" w14:textId="77777777" w:rsidR="0074724A" w:rsidRPr="0074724A" w:rsidRDefault="0074724A" w:rsidP="003F1E7D">
      <w:pPr>
        <w:pStyle w:val="KeinLeerraum"/>
        <w:rPr>
          <w:noProof/>
          <w:rPrChange w:id="143" w:author="Hardi Stengelin" w:date="2020-02-08T08:59:00Z">
            <w:rPr>
              <w:noProof/>
              <w:lang w:val="en-US"/>
            </w:rPr>
          </w:rPrChange>
        </w:rPr>
      </w:pPr>
      <w:ins w:id="144" w:author="Hardi Stengelin" w:date="2020-02-08T08:59:00Z">
        <w:r>
          <w:rPr>
            <w:noProof/>
            <w:sz w:val="14"/>
            <w:szCs w:val="14"/>
          </w:rPr>
          <w:t xml:space="preserve">Hier </w:t>
        </w:r>
      </w:ins>
      <w:ins w:id="145" w:author="Hardi Stengelin" w:date="2020-02-08T09:00:00Z">
        <w:r w:rsidR="003C286B">
          <w:rPr>
            <w:noProof/>
            <w:sz w:val="14"/>
            <w:szCs w:val="14"/>
          </w:rPr>
          <w:t xml:space="preserve">sieht man sehr schön wie viele </w:t>
        </w:r>
      </w:ins>
      <w:ins w:id="146" w:author="Hardi Stengelin" w:date="2020-02-08T09:01:00Z">
        <w:r w:rsidR="003C286B">
          <w:rPr>
            <w:noProof/>
            <w:sz w:val="14"/>
            <w:szCs w:val="14"/>
          </w:rPr>
          <w:t xml:space="preserve">Aspekte </w:t>
        </w:r>
      </w:ins>
      <w:ins w:id="147" w:author="Hardi Stengelin" w:date="2020-02-08T09:00:00Z">
        <w:r w:rsidR="003C286B">
          <w:rPr>
            <w:noProof/>
            <w:sz w:val="14"/>
            <w:szCs w:val="14"/>
          </w:rPr>
          <w:t xml:space="preserve">das selber gebaute Signal von </w:t>
        </w:r>
      </w:ins>
      <w:ins w:id="148" w:author="Hardi Stengelin" w:date="2020-02-08T09:01:00Z">
        <w:r w:rsidR="003C286B">
          <w:rPr>
            <w:noProof/>
            <w:sz w:val="14"/>
            <w:szCs w:val="14"/>
          </w:rPr>
          <w:t>Ronny anzeigen kann. Mir gefällt auch das weiche Überblenden der</w:t>
        </w:r>
      </w:ins>
      <w:ins w:id="149" w:author="Hardi Stengelin" w:date="2020-02-08T09:02:00Z">
        <w:r w:rsidR="003C286B">
          <w:rPr>
            <w:noProof/>
            <w:sz w:val="14"/>
            <w:szCs w:val="14"/>
          </w:rPr>
          <w:t xml:space="preserve"> LEDs gut welches man ganz einfach mit dem Pattern_Configurator einstellen kann.</w:t>
        </w:r>
      </w:ins>
    </w:p>
    <w:p w14:paraId="22961BE3" w14:textId="77777777" w:rsidR="006F2998" w:rsidRDefault="0074724A" w:rsidP="003F1E7D">
      <w:pPr>
        <w:pStyle w:val="KeinLeerraum"/>
        <w:rPr>
          <w:ins w:id="150" w:author="Hardi Stengelin" w:date="2020-02-08T09:25:00Z"/>
          <w:noProof/>
        </w:rPr>
      </w:pPr>
      <w:ins w:id="151" w:author="Hardi Stengelin" w:date="2020-02-08T08:58:00Z">
        <w:r w:rsidRPr="003C286B">
          <w:rPr>
            <w:noProof/>
            <w:rPrChange w:id="152" w:author="Hardi Stengelin" w:date="2020-02-08T09:01:00Z">
              <w:rPr>
                <w:noProof/>
                <w:lang w:val="en-US"/>
              </w:rPr>
            </w:rPrChange>
          </w:rPr>
          <w:t>[vimeo]</w:t>
        </w:r>
      </w:ins>
      <w:ins w:id="153" w:author="Hardi Stengelin" w:date="2020-02-08T09:25:00Z">
        <w:r w:rsidR="00F543EA">
          <w:rPr>
            <w:noProof/>
          </w:rPr>
          <w:fldChar w:fldCharType="begin"/>
        </w:r>
        <w:r w:rsidR="00F543EA">
          <w:rPr>
            <w:noProof/>
          </w:rPr>
          <w:instrText xml:space="preserve"> HYPERLINK "</w:instrText>
        </w:r>
      </w:ins>
      <w:ins w:id="154" w:author="Hardi Stengelin" w:date="2020-02-08T08:58:00Z">
        <w:r w:rsidR="00F543EA" w:rsidRPr="003C286B">
          <w:rPr>
            <w:noProof/>
            <w:rPrChange w:id="155" w:author="Hardi Stengelin" w:date="2020-02-08T09:01:00Z">
              <w:rPr>
                <w:noProof/>
                <w:lang w:val="en-US"/>
              </w:rPr>
            </w:rPrChange>
          </w:rPr>
          <w:instrText>https://vimeo.com/380317115[/vimeo</w:instrText>
        </w:r>
      </w:ins>
      <w:ins w:id="156" w:author="Hardi Stengelin" w:date="2020-02-08T09:25:00Z">
        <w:r w:rsidR="00F543EA">
          <w:rPr>
            <w:noProof/>
          </w:rPr>
          <w:instrText xml:space="preserve">" </w:instrText>
        </w:r>
        <w:r w:rsidR="00F543EA">
          <w:rPr>
            <w:noProof/>
          </w:rPr>
          <w:fldChar w:fldCharType="separate"/>
        </w:r>
      </w:ins>
      <w:ins w:id="157" w:author="Hardi Stengelin" w:date="2020-02-08T08:58:00Z">
        <w:r w:rsidR="00F543EA" w:rsidRPr="005B1A0A">
          <w:rPr>
            <w:rStyle w:val="Hyperlink"/>
            <w:rPrChange w:id="158" w:author="Hardi Stengelin" w:date="2020-02-08T09:01:00Z">
              <w:rPr>
                <w:noProof/>
                <w:lang w:val="en-US"/>
              </w:rPr>
            </w:rPrChange>
          </w:rPr>
          <w:t>https://vimeo.com/380317115[/vimeo</w:t>
        </w:r>
      </w:ins>
      <w:ins w:id="159" w:author="Hardi Stengelin" w:date="2020-02-08T09:25:00Z">
        <w:r w:rsidR="00F543EA">
          <w:rPr>
            <w:noProof/>
          </w:rPr>
          <w:fldChar w:fldCharType="end"/>
        </w:r>
      </w:ins>
      <w:ins w:id="160" w:author="Hardi Stengelin" w:date="2020-02-08T08:58:00Z">
        <w:r w:rsidRPr="003C286B">
          <w:rPr>
            <w:noProof/>
            <w:rPrChange w:id="161" w:author="Hardi Stengelin" w:date="2020-02-08T09:01:00Z">
              <w:rPr>
                <w:noProof/>
                <w:lang w:val="en-US"/>
              </w:rPr>
            </w:rPrChange>
          </w:rPr>
          <w:t>]</w:t>
        </w:r>
      </w:ins>
    </w:p>
    <w:p w14:paraId="73B8A6C8" w14:textId="77777777" w:rsidR="00F543EA" w:rsidRDefault="00F543EA" w:rsidP="003F1E7D">
      <w:pPr>
        <w:pStyle w:val="KeinLeerraum"/>
        <w:rPr>
          <w:ins w:id="162" w:author="Hardi Stengelin" w:date="2020-02-08T09:25:00Z"/>
          <w:noProof/>
        </w:rPr>
      </w:pPr>
    </w:p>
    <w:p w14:paraId="0DE34643" w14:textId="77777777" w:rsidR="00F543EA" w:rsidRDefault="00F543EA" w:rsidP="003F1E7D">
      <w:pPr>
        <w:pStyle w:val="KeinLeerraum"/>
        <w:rPr>
          <w:ins w:id="163" w:author="Hardi Stengelin" w:date="2020-02-08T09:25:00Z"/>
          <w:noProof/>
        </w:rPr>
      </w:pPr>
      <w:ins w:id="164" w:author="Hardi Stengelin" w:date="2020-02-08T09:25:00Z">
        <w:r>
          <w:rPr>
            <w:noProof/>
            <w:sz w:val="6"/>
            <w:szCs w:val="6"/>
          </w:rPr>
          <w:t>[URL=</w:t>
        </w:r>
        <w:proofErr w:type="gramStart"/>
        <w:r>
          <w:rPr>
            <w:noProof/>
            <w:sz w:val="6"/>
            <w:szCs w:val="6"/>
          </w:rPr>
          <w:t>https://www.stummiforum.de/viewtopic.php?f=7&amp;t=165060&amp;sd=a&amp;start</w:t>
        </w:r>
        <w:r>
          <w:rPr>
            <w:noProof/>
            <w:sz w:val="14"/>
            <w:szCs w:val="14"/>
          </w:rPr>
          <w:t>=888]</w:t>
        </w:r>
        <w:r>
          <w:rPr>
            <w:noProof/>
            <w:sz w:val="6"/>
            <w:szCs w:val="6"/>
          </w:rPr>
          <w:t xml:space="preserve"> </w:t>
        </w:r>
      </w:ins>
      <w:ins w:id="165" w:author="Hardi Stengelin" w:date="2020-02-08T09:26:00Z">
        <w:r>
          <w:rPr>
            <w:noProof/>
            <w:sz w:val="6"/>
            <w:szCs w:val="6"/>
          </w:rPr>
          <w:t xml:space="preserve"> </w:t>
        </w:r>
      </w:ins>
      <w:ins w:id="166" w:author="Hardi Stengelin" w:date="2020-02-08T09:27:00Z">
        <w:r>
          <w:rPr>
            <w:color w:val="00B0F0"/>
            <w:u w:val="single"/>
          </w:rPr>
          <w:t>Advent</w:t>
        </w:r>
      </w:ins>
      <w:ins w:id="167" w:author="Hardi Stengelin" w:date="2020-02-08T09:26:00Z">
        <w:r>
          <w:rPr>
            <w:color w:val="00B0F0"/>
            <w:u w:val="single"/>
          </w:rPr>
          <w:t>s</w:t>
        </w:r>
      </w:ins>
      <w:ins w:id="168" w:author="Hardi Stengelin" w:date="2020-02-08T09:27:00Z">
        <w:r w:rsidR="00022128">
          <w:rPr>
            <w:color w:val="00B0F0"/>
            <w:u w:val="single"/>
          </w:rPr>
          <w:t>g</w:t>
        </w:r>
      </w:ins>
      <w:ins w:id="169" w:author="Hardi Stengelin" w:date="2020-02-08T09:26:00Z">
        <w:r>
          <w:rPr>
            <w:color w:val="00B0F0"/>
            <w:u w:val="single"/>
          </w:rPr>
          <w:t>ruß</w:t>
        </w:r>
        <w:proofErr w:type="gramEnd"/>
        <w:r>
          <w:rPr>
            <w:color w:val="00B0F0"/>
            <w:u w:val="single"/>
          </w:rPr>
          <w:t xml:space="preserve"> von Klaus-Dieter</w:t>
        </w:r>
      </w:ins>
      <w:ins w:id="170" w:author="Hardi Stengelin" w:date="2020-02-08T09:25:00Z">
        <w:r>
          <w:rPr>
            <w:color w:val="00B0F0"/>
            <w:u w:val="single"/>
          </w:rPr>
          <w:t xml:space="preserve"> </w:t>
        </w:r>
        <w:r>
          <w:rPr>
            <w:noProof/>
            <w:color w:val="00B0F0"/>
            <w:u w:val="single"/>
          </w:rPr>
          <w:t>(#889)</w:t>
        </w:r>
        <w:r>
          <w:rPr>
            <w:noProof/>
            <w:sz w:val="14"/>
            <w:szCs w:val="14"/>
          </w:rPr>
          <w:t xml:space="preserve"> [/URL]</w:t>
        </w:r>
      </w:ins>
    </w:p>
    <w:p w14:paraId="630B38B4" w14:textId="77777777" w:rsidR="00F543EA" w:rsidRDefault="00F543EA" w:rsidP="003F1E7D">
      <w:pPr>
        <w:pStyle w:val="KeinLeerraum"/>
        <w:rPr>
          <w:ins w:id="171" w:author="Hardi Stengelin" w:date="2020-02-08T09:33:00Z"/>
          <w:noProof/>
        </w:rPr>
      </w:pPr>
      <w:ins w:id="172" w:author="Hardi Stengelin" w:date="2020-02-08T09:25:00Z">
        <w:r w:rsidRPr="00F543EA">
          <w:rPr>
            <w:noProof/>
          </w:rPr>
          <w:t>[vimeo]</w:t>
        </w:r>
      </w:ins>
      <w:ins w:id="173" w:author="Hardi Stengelin" w:date="2020-02-08T09:33:00Z">
        <w:r w:rsidR="00022128">
          <w:rPr>
            <w:noProof/>
          </w:rPr>
          <w:fldChar w:fldCharType="begin"/>
        </w:r>
        <w:r w:rsidR="00022128">
          <w:rPr>
            <w:noProof/>
          </w:rPr>
          <w:instrText xml:space="preserve"> HYPERLINK "</w:instrText>
        </w:r>
      </w:ins>
      <w:ins w:id="174" w:author="Hardi Stengelin" w:date="2020-02-08T09:25:00Z">
        <w:r w:rsidR="00022128" w:rsidRPr="00F543EA">
          <w:rPr>
            <w:noProof/>
          </w:rPr>
          <w:instrText>https://vimeo.com/381195021[/vimeo</w:instrText>
        </w:r>
      </w:ins>
      <w:ins w:id="175" w:author="Hardi Stengelin" w:date="2020-02-08T09:33:00Z">
        <w:r w:rsidR="00022128">
          <w:rPr>
            <w:noProof/>
          </w:rPr>
          <w:instrText xml:space="preserve">" </w:instrText>
        </w:r>
        <w:r w:rsidR="00022128">
          <w:rPr>
            <w:noProof/>
          </w:rPr>
          <w:fldChar w:fldCharType="separate"/>
        </w:r>
      </w:ins>
      <w:ins w:id="176" w:author="Hardi Stengelin" w:date="2020-02-08T09:25:00Z">
        <w:r w:rsidR="00022128" w:rsidRPr="005B1A0A">
          <w:rPr>
            <w:rStyle w:val="Hyperlink"/>
            <w:noProof/>
          </w:rPr>
          <w:t>https://vimeo.com/381195021[/vimeo</w:t>
        </w:r>
      </w:ins>
      <w:ins w:id="177" w:author="Hardi Stengelin" w:date="2020-02-08T09:33:00Z">
        <w:r w:rsidR="00022128">
          <w:rPr>
            <w:noProof/>
          </w:rPr>
          <w:fldChar w:fldCharType="end"/>
        </w:r>
      </w:ins>
      <w:ins w:id="178" w:author="Hardi Stengelin" w:date="2020-02-08T09:25:00Z">
        <w:r w:rsidRPr="00F543EA">
          <w:rPr>
            <w:noProof/>
          </w:rPr>
          <w:t>]</w:t>
        </w:r>
      </w:ins>
    </w:p>
    <w:p w14:paraId="408B2C5B" w14:textId="77777777" w:rsidR="00022128" w:rsidRDefault="00022128" w:rsidP="003F1E7D">
      <w:pPr>
        <w:pStyle w:val="KeinLeerraum"/>
        <w:rPr>
          <w:ins w:id="179" w:author="Hardi Stengelin" w:date="2020-02-08T09:33:00Z"/>
          <w:noProof/>
        </w:rPr>
      </w:pPr>
    </w:p>
    <w:p w14:paraId="3631662B" w14:textId="77777777" w:rsidR="00022128" w:rsidRDefault="00022128" w:rsidP="00022128">
      <w:pPr>
        <w:pStyle w:val="KeinLeerraum"/>
        <w:rPr>
          <w:ins w:id="180" w:author="Hardi Stengelin" w:date="2020-02-08T09:33:00Z"/>
          <w:noProof/>
        </w:rPr>
      </w:pPr>
      <w:ins w:id="181" w:author="Hardi Stengelin" w:date="2020-02-08T09:33:00Z">
        <w:r>
          <w:rPr>
            <w:noProof/>
            <w:sz w:val="6"/>
            <w:szCs w:val="6"/>
          </w:rPr>
          <w:t>[URL=</w:t>
        </w:r>
        <w:proofErr w:type="gramStart"/>
        <w:r>
          <w:rPr>
            <w:noProof/>
            <w:sz w:val="6"/>
            <w:szCs w:val="6"/>
          </w:rPr>
          <w:t>https://www.stummiforum.de/viewtopic.php?f=7&amp;t=165060&amp;sd=a&amp;start</w:t>
        </w:r>
        <w:r>
          <w:rPr>
            <w:noProof/>
            <w:sz w:val="14"/>
            <w:szCs w:val="14"/>
          </w:rPr>
          <w:t>=896]</w:t>
        </w:r>
        <w:r>
          <w:rPr>
            <w:noProof/>
            <w:sz w:val="6"/>
            <w:szCs w:val="6"/>
          </w:rPr>
          <w:t xml:space="preserve">  </w:t>
        </w:r>
      </w:ins>
      <w:ins w:id="182" w:author="Hardi Stengelin" w:date="2020-02-08T09:35:00Z">
        <w:r>
          <w:rPr>
            <w:color w:val="00B0F0"/>
            <w:u w:val="single"/>
          </w:rPr>
          <w:t>5</w:t>
        </w:r>
      </w:ins>
      <w:proofErr w:type="gramEnd"/>
      <w:ins w:id="183" w:author="Hardi Stengelin" w:date="2020-02-08T09:34:00Z">
        <w:r>
          <w:rPr>
            <w:color w:val="00B0F0"/>
            <w:u w:val="single"/>
          </w:rPr>
          <w:t xml:space="preserve"> Videos des sensationellen </w:t>
        </w:r>
      </w:ins>
      <w:ins w:id="184" w:author="Hardi Stengelin" w:date="2020-02-08T09:35:00Z">
        <w:r>
          <w:rPr>
            <w:color w:val="00B0F0"/>
            <w:u w:val="single"/>
          </w:rPr>
          <w:t xml:space="preserve">beleuchteten </w:t>
        </w:r>
      </w:ins>
      <w:ins w:id="185" w:author="Hardi Stengelin" w:date="2020-02-08T09:34:00Z">
        <w:r>
          <w:rPr>
            <w:color w:val="00B0F0"/>
            <w:u w:val="single"/>
          </w:rPr>
          <w:t>Bahnhofs von Armin</w:t>
        </w:r>
      </w:ins>
      <w:ins w:id="186" w:author="Hardi Stengelin" w:date="2020-02-08T09:33:00Z">
        <w:r>
          <w:rPr>
            <w:color w:val="00B0F0"/>
            <w:u w:val="single"/>
          </w:rPr>
          <w:t xml:space="preserve"> </w:t>
        </w:r>
        <w:r>
          <w:rPr>
            <w:noProof/>
            <w:color w:val="00B0F0"/>
            <w:u w:val="single"/>
          </w:rPr>
          <w:t>(#8</w:t>
        </w:r>
      </w:ins>
      <w:ins w:id="187" w:author="Hardi Stengelin" w:date="2020-02-08T09:34:00Z">
        <w:r>
          <w:rPr>
            <w:noProof/>
            <w:color w:val="00B0F0"/>
            <w:u w:val="single"/>
          </w:rPr>
          <w:t>97</w:t>
        </w:r>
      </w:ins>
      <w:ins w:id="188" w:author="Hardi Stengelin" w:date="2020-02-08T09:33:00Z">
        <w:r>
          <w:rPr>
            <w:noProof/>
            <w:color w:val="00B0F0"/>
            <w:u w:val="single"/>
          </w:rPr>
          <w:t>)</w:t>
        </w:r>
        <w:r>
          <w:rPr>
            <w:noProof/>
            <w:sz w:val="14"/>
            <w:szCs w:val="14"/>
          </w:rPr>
          <w:t xml:space="preserve"> [/URL]</w:t>
        </w:r>
      </w:ins>
    </w:p>
    <w:p w14:paraId="2029418F" w14:textId="77777777" w:rsidR="00022128" w:rsidRPr="003C286B" w:rsidRDefault="00022128" w:rsidP="00022128">
      <w:pPr>
        <w:pStyle w:val="KeinLeerraum"/>
        <w:rPr>
          <w:noProof/>
          <w:rPrChange w:id="189" w:author="Hardi Stengelin" w:date="2020-02-08T09:01:00Z">
            <w:rPr>
              <w:noProof/>
              <w:lang w:val="en-US"/>
            </w:rPr>
          </w:rPrChange>
        </w:rPr>
      </w:pPr>
      <w:ins w:id="190" w:author="Hardi Stengelin" w:date="2020-02-08T09:33:00Z">
        <w:r w:rsidRPr="00022128">
          <w:rPr>
            <w:noProof/>
          </w:rPr>
          <w:t xml:space="preserve"> [vimeo]https://vimeo.com/381884243[/vimeo]</w:t>
        </w:r>
      </w:ins>
    </w:p>
    <w:p w14:paraId="69C4DECB" w14:textId="77777777" w:rsidR="00AA63A7" w:rsidRPr="003C286B" w:rsidRDefault="00AA63A7" w:rsidP="00AA63A7">
      <w:pPr>
        <w:pStyle w:val="KeinLeerraum"/>
        <w:rPr>
          <w:noProof/>
          <w:rPrChange w:id="191" w:author="Hardi Stengelin" w:date="2020-02-08T09:01:00Z">
            <w:rPr>
              <w:noProof/>
              <w:lang w:val="en-US"/>
            </w:rPr>
          </w:rPrChange>
        </w:rPr>
      </w:pPr>
    </w:p>
    <w:p w14:paraId="40A3F567" w14:textId="77777777"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14:paraId="6D0A3A38" w14:textId="77777777"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14:paraId="3C687353" w14:textId="77777777" w:rsidR="00C77A79" w:rsidRDefault="00C77A79" w:rsidP="00C77A79">
      <w:pPr>
        <w:pStyle w:val="KeinLeerraum"/>
        <w:rPr>
          <w:noProof/>
        </w:rPr>
      </w:pPr>
      <w:r>
        <w:rPr>
          <w:noProof/>
        </w:rPr>
        <w:t>[list]</w:t>
      </w:r>
    </w:p>
    <w:p w14:paraId="0E1D1018" w14:textId="77777777"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14:paraId="0BFF3380" w14:textId="77777777" w:rsidR="00C77A79" w:rsidRDefault="00C77A79" w:rsidP="00C77A79">
      <w:pPr>
        <w:pStyle w:val="KeinLeerraum"/>
      </w:pPr>
      <w:r>
        <w:lastRenderedPageBreak/>
        <w:t xml:space="preserve">[*] WS2812 (Billiger aber lange Lieferzeit): </w:t>
      </w:r>
      <w:r w:rsidRPr="00C77A79">
        <w:rPr>
          <w:sz w:val="16"/>
          <w:szCs w:val="16"/>
        </w:rPr>
        <w:t>https://www.aliexpress.com/item/32694592019.html?spm=a2g0s.9042311.0.0.27424c4d1oivPG</w:t>
      </w:r>
    </w:p>
    <w:p w14:paraId="5867739D" w14:textId="77777777"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14:paraId="13CB3E22" w14:textId="77777777"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14:paraId="771B47A2" w14:textId="77777777" w:rsidR="00C77A79" w:rsidRDefault="00C77A79" w:rsidP="00C77A79">
      <w:pPr>
        <w:pStyle w:val="KeinLeerraum"/>
      </w:pPr>
      <w:r>
        <w:t xml:space="preserve">[*] 4-Polige Wannenstecker: #133: </w:t>
      </w:r>
      <w:r w:rsidRPr="00EC0E25">
        <w:rPr>
          <w:sz w:val="16"/>
          <w:szCs w:val="16"/>
        </w:rPr>
        <w:t>https://www.stummiforum.de/viewtopic.php?f=7&amp;t=165060&amp;sd=a&amp;start=132</w:t>
      </w:r>
    </w:p>
    <w:p w14:paraId="6C981546" w14:textId="77777777"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14:paraId="21750F59" w14:textId="77777777"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14:paraId="22DA98FC" w14:textId="77777777" w:rsidR="001D0797" w:rsidRDefault="001D0797" w:rsidP="001D0797">
      <w:pPr>
        <w:pStyle w:val="KeinLeerraum"/>
        <w:rPr>
          <w:rStyle w:val="Hyperlink"/>
          <w:sz w:val="14"/>
          <w:szCs w:val="14"/>
        </w:rPr>
      </w:pPr>
      <w:r w:rsidRPr="001D0797">
        <w:t xml:space="preserve">[*] 64 WS2812 LEDs für </w:t>
      </w:r>
      <w:r w:rsidR="00E273C0">
        <w:t>T</w:t>
      </w:r>
      <w:r w:rsidRPr="001D0797">
        <w:t>est</w:t>
      </w:r>
      <w:r w:rsidR="00E273C0">
        <w:t>s</w:t>
      </w:r>
      <w:r w:rsidRPr="001D0797">
        <w:t xml:space="preserve"> am </w:t>
      </w:r>
      <w:r>
        <w:t>Schreibtisch</w:t>
      </w:r>
      <w:r w:rsidR="00E273C0">
        <w:t xml:space="preserve">: </w:t>
      </w:r>
      <w:hyperlink r:id="rId42" w:history="1">
        <w:r w:rsidR="00CB4359" w:rsidRPr="00E2539F">
          <w:rPr>
            <w:rStyle w:val="Hyperlink"/>
            <w:sz w:val="14"/>
            <w:szCs w:val="14"/>
          </w:rPr>
          <w:t>https://www.amazon.de/AZDelivery-Matrix-CJMCU-8-Arduino-Raspberry/dp/B078HYP681/ref=sr_1_19?keywords=Ws2812+Led&amp;qid=1570436873&amp;sr=8-19</w:t>
        </w:r>
      </w:hyperlink>
    </w:p>
    <w:p w14:paraId="372BB23F" w14:textId="77777777"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w:t>
      </w:r>
      <w:proofErr w:type="spellStart"/>
      <w:r>
        <w:rPr>
          <w:rStyle w:val="Hyperlink"/>
          <w:color w:val="auto"/>
          <w:u w:val="none"/>
        </w:rPr>
        <w:t>Anderen</w:t>
      </w:r>
      <w:proofErr w:type="spellEnd"/>
      <w:r>
        <w:rPr>
          <w:rStyle w:val="Hyperlink"/>
          <w:color w:val="auto"/>
          <w:u w:val="none"/>
        </w:rPr>
        <w:t xml:space="preserve"> sind nur noch wenige Vorrätig. </w:t>
      </w:r>
    </w:p>
    <w:p w14:paraId="2261E54B" w14:textId="77777777" w:rsidR="001F69C1" w:rsidRPr="001F69C1" w:rsidRDefault="001F69C1" w:rsidP="001F69C1">
      <w:pPr>
        <w:pStyle w:val="KeinLeerraum"/>
      </w:pPr>
      <w:r>
        <w:rPr>
          <w:rStyle w:val="Hyperlink"/>
          <w:color w:val="auto"/>
          <w:u w:val="none"/>
        </w:rPr>
        <w:t>=&gt; Google „WS2812 64 LEDs“</w:t>
      </w:r>
    </w:p>
    <w:p w14:paraId="20A62FE3" w14:textId="77777777"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3"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14:paraId="2287CF70" w14:textId="77777777" w:rsidR="001F460D" w:rsidRDefault="00F026AD" w:rsidP="006246F2">
      <w:pPr>
        <w:pStyle w:val="KeinLeerraum"/>
        <w:rPr>
          <w:noProof/>
        </w:rPr>
      </w:pPr>
      <w:r>
        <w:rPr>
          <w:noProof/>
        </w:rPr>
        <w:t>[/list]</w:t>
      </w:r>
    </w:p>
    <w:p w14:paraId="4F2DC976" w14:textId="77777777" w:rsidR="00F026AD" w:rsidRDefault="00F026AD" w:rsidP="006246F2">
      <w:pPr>
        <w:pStyle w:val="KeinLeerraum"/>
      </w:pPr>
    </w:p>
    <w:p w14:paraId="2A96A28A" w14:textId="77777777" w:rsidR="00352C70" w:rsidRDefault="00907D0C" w:rsidP="006246F2">
      <w:pPr>
        <w:pStyle w:val="KeinLeerraum"/>
      </w:pPr>
      <w:r>
        <w:t>Hardi</w:t>
      </w:r>
    </w:p>
    <w:p w14:paraId="6FE64678" w14:textId="77777777" w:rsidR="00352C70" w:rsidRDefault="00352C70" w:rsidP="006246F2">
      <w:pPr>
        <w:pStyle w:val="KeinLeerraum"/>
      </w:pPr>
    </w:p>
    <w:p w14:paraId="702A6E97" w14:textId="77777777" w:rsidR="00C77A79" w:rsidRDefault="00C77A79">
      <w:r>
        <w:br w:type="page"/>
      </w:r>
    </w:p>
    <w:p w14:paraId="26E18095" w14:textId="77777777"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14:paraId="340E92FF" w14:textId="77777777"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14:paraId="2E2A0353" w14:textId="77777777" w:rsidR="00C77A79" w:rsidRDefault="00C77A79" w:rsidP="00C77A79">
      <w:pPr>
        <w:pStyle w:val="KeinLeerraum"/>
      </w:pPr>
      <w:r>
        <w:t xml:space="preserve">Siehe: #509 https://www.stummiforum.de/viewtopic.php?f=7&amp;t=165060&amp;sd=a&amp;start=508 </w:t>
      </w:r>
    </w:p>
    <w:p w14:paraId="1CCE53F5" w14:textId="77777777" w:rsidR="00C77A79" w:rsidRDefault="00C77A79" w:rsidP="00C77A79">
      <w:pPr>
        <w:pStyle w:val="KeinLeerraum"/>
      </w:pPr>
    </w:p>
    <w:p w14:paraId="32779873" w14:textId="77777777" w:rsidR="00C77A79" w:rsidRDefault="00C77A79" w:rsidP="00C77A79">
      <w:pPr>
        <w:pStyle w:val="KeinLeerraum"/>
      </w:pPr>
    </w:p>
    <w:p w14:paraId="31204154" w14:textId="77777777" w:rsidR="00C77A79" w:rsidRDefault="00C77A79" w:rsidP="00C77A79">
      <w:pPr>
        <w:pStyle w:val="KeinLeerraum"/>
      </w:pPr>
      <w:r>
        <w:t>[b]Liebes Stummiland,</w:t>
      </w:r>
      <w:r w:rsidR="00285B43">
        <w:t xml:space="preserve"> </w:t>
      </w:r>
      <w:r>
        <w:t>[/b]</w:t>
      </w:r>
    </w:p>
    <w:p w14:paraId="3D770D48" w14:textId="77777777" w:rsidR="00C77A79" w:rsidRDefault="00C77A79" w:rsidP="00C77A79">
      <w:pPr>
        <w:pStyle w:val="KeinLeerraum"/>
      </w:pPr>
    </w:p>
    <w:p w14:paraId="1B454DDD" w14:textId="77777777" w:rsidR="00C77A79" w:rsidRDefault="00C77A79" w:rsidP="00C77A79">
      <w:pPr>
        <w:pStyle w:val="KeinLeerraum"/>
      </w:pPr>
      <w:r>
        <w:t>endlich ist es vollbracht. Nach 9 Monaten ist die MobaLedLib so weit, dass ich sie Euch vorstellen kann.</w:t>
      </w:r>
    </w:p>
    <w:p w14:paraId="4CC8CE6F" w14:textId="77777777" w:rsidR="00C77A79" w:rsidRDefault="00C77A79" w:rsidP="00C77A79">
      <w:pPr>
        <w:pStyle w:val="KeinLeerraum"/>
      </w:pPr>
    </w:p>
    <w:p w14:paraId="4EA4462D" w14:textId="77777777"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14:paraId="0F24FBA0" w14:textId="77777777"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14:paraId="18D5E359" w14:textId="77777777" w:rsidR="00C77A79" w:rsidRDefault="00C77A79" w:rsidP="00C77A79">
      <w:pPr>
        <w:pStyle w:val="KeinLeerraum"/>
      </w:pPr>
    </w:p>
    <w:p w14:paraId="607F85FA" w14:textId="77777777" w:rsidR="00C77A79" w:rsidRDefault="00847480" w:rsidP="00C77A79">
      <w:pPr>
        <w:pStyle w:val="KeinLeerraum"/>
      </w:pPr>
      <w:r>
        <w:rPr>
          <w:noProof/>
        </w:rPr>
        <w:drawing>
          <wp:anchor distT="0" distB="0" distL="114300" distR="114300" simplePos="0" relativeHeight="251662336" behindDoc="0" locked="0" layoutInCell="1" allowOverlap="1" wp14:anchorId="5A649093" wp14:editId="5F0B35F6">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14:paraId="1743ADF3" w14:textId="77777777" w:rsidR="00C77A79" w:rsidRDefault="00C77A79" w:rsidP="00C77A79">
      <w:pPr>
        <w:pStyle w:val="KeinLeerraum"/>
      </w:pPr>
    </w:p>
    <w:p w14:paraId="1A750CDC" w14:textId="77777777" w:rsidR="00C77A79" w:rsidRDefault="00C77A79" w:rsidP="00C77A79">
      <w:pPr>
        <w:pStyle w:val="KeinLeerraum"/>
      </w:pPr>
      <w:r>
        <w:t>[url=</w:t>
      </w:r>
      <w:proofErr w:type="gramStart"/>
      <w:r>
        <w:t>https://abload.de/image.php?img=berblickarduinohuserugacgi.jpg][</w:t>
      </w:r>
      <w:proofErr w:type="gramEnd"/>
      <w:r>
        <w:t>img]http://abload.de/img/berblickarduinohuserugacgi.jpg[/img][/url]</w:t>
      </w:r>
      <w:r w:rsidR="00866C2D" w:rsidRPr="00866C2D">
        <w:t xml:space="preserve"> </w:t>
      </w:r>
    </w:p>
    <w:p w14:paraId="177B15A3" w14:textId="77777777" w:rsidR="00C77A79" w:rsidRDefault="00C77A79" w:rsidP="00C77A79">
      <w:pPr>
        <w:pStyle w:val="KeinLeerraum"/>
      </w:pPr>
    </w:p>
    <w:p w14:paraId="67F9CD27" w14:textId="77777777" w:rsidR="00C77A79" w:rsidRDefault="00C77A79" w:rsidP="00C77A79">
      <w:pPr>
        <w:pStyle w:val="KeinLeerraum"/>
      </w:pPr>
      <w:r>
        <w:t>So können z.B. alle Zimmer in einem Modelhaus mit einer eigenen [</w:t>
      </w:r>
      <w:proofErr w:type="spellStart"/>
      <w:r>
        <w:t>color</w:t>
      </w:r>
      <w:proofErr w:type="spellEnd"/>
      <w:r>
        <w:t>=#0000</w:t>
      </w:r>
      <w:proofErr w:type="gramStart"/>
      <w:r>
        <w:t>FF][</w:t>
      </w:r>
      <w:proofErr w:type="gramEnd"/>
      <w:r>
        <w:t>b]RGB LED[/b][/</w:t>
      </w:r>
      <w:proofErr w:type="spellStart"/>
      <w:r>
        <w:t>color</w:t>
      </w:r>
      <w:proofErr w:type="spellEnd"/>
      <w:r>
        <w:t xml:space="preserve">]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14:paraId="7540412F" w14:textId="77777777" w:rsidR="00C77A79" w:rsidRDefault="00C77A79" w:rsidP="00C77A79">
      <w:pPr>
        <w:pStyle w:val="KeinLeerraum"/>
      </w:pPr>
    </w:p>
    <w:p w14:paraId="3D11971E" w14:textId="77777777"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14:paraId="66DF3B3A" w14:textId="77777777" w:rsidR="00C77A79" w:rsidRDefault="00C77A79" w:rsidP="00C77A79">
      <w:pPr>
        <w:pStyle w:val="KeinLeerraum"/>
      </w:pPr>
    </w:p>
    <w:p w14:paraId="1CF01E67" w14:textId="77777777" w:rsidR="00C77A79" w:rsidRDefault="00C77A79" w:rsidP="00C77A79">
      <w:pPr>
        <w:pStyle w:val="KeinLeerraum"/>
      </w:pPr>
      <w:r>
        <w:t>Die „Ein Draht Verkabelung“ kann zusätzlich zur Ansteuerung von mehreren [b][</w:t>
      </w:r>
      <w:proofErr w:type="spellStart"/>
      <w:r>
        <w:t>color</w:t>
      </w:r>
      <w:proofErr w:type="spellEnd"/>
      <w:r>
        <w:t>=#0000</w:t>
      </w:r>
      <w:proofErr w:type="gramStart"/>
      <w:r>
        <w:t>FF]Sound</w:t>
      </w:r>
      <w:proofErr w:type="gramEnd"/>
      <w:r>
        <w:t>[/color][/b]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14:paraId="42CB1256" w14:textId="77777777" w:rsidR="00C77A79" w:rsidRDefault="00C77A79" w:rsidP="00C77A79">
      <w:pPr>
        <w:pStyle w:val="KeinLeerraum"/>
      </w:pPr>
    </w:p>
    <w:p w14:paraId="038B3A92" w14:textId="77777777" w:rsidR="00C77A79" w:rsidRDefault="00C77A79" w:rsidP="00C77A79">
      <w:pPr>
        <w:pStyle w:val="KeinLeerraum"/>
      </w:pPr>
      <w:r>
        <w:lastRenderedPageBreak/>
        <w:t>Das Verfahren eignet sich auch zur Ansteuerung von [b][</w:t>
      </w:r>
      <w:proofErr w:type="spellStart"/>
      <w:r>
        <w:t>color</w:t>
      </w:r>
      <w:proofErr w:type="spellEnd"/>
      <w:r>
        <w:t>=#0000</w:t>
      </w:r>
      <w:proofErr w:type="gramStart"/>
      <w:r>
        <w:t>FF]bewegten</w:t>
      </w:r>
      <w:proofErr w:type="gramEnd"/>
      <w:r>
        <w:t xml:space="preserve"> Komponenten[/</w:t>
      </w:r>
      <w:proofErr w:type="spellStart"/>
      <w:r>
        <w:t>color</w:t>
      </w:r>
      <w:proofErr w:type="spellEnd"/>
      <w:r>
        <w:t>][/b]. Mit Hilfe einer kleinen zusätzlichen Schaltung können die Signale zum Ansteuern von [b][</w:t>
      </w:r>
      <w:proofErr w:type="spellStart"/>
      <w:r>
        <w:t>color</w:t>
      </w:r>
      <w:proofErr w:type="spellEnd"/>
      <w:r>
        <w:t>=#0000</w:t>
      </w:r>
      <w:proofErr w:type="gramStart"/>
      <w:r>
        <w:t>FF]Servos</w:t>
      </w:r>
      <w:proofErr w:type="gramEnd"/>
      <w:r>
        <w:t>[/color][/b] oder [b][</w:t>
      </w:r>
      <w:proofErr w:type="spellStart"/>
      <w:r>
        <w:t>color</w:t>
      </w:r>
      <w:proofErr w:type="spellEnd"/>
      <w:r>
        <w:t xml:space="preserve">=#0000FF]Schrittmotoren[/color][/b] generiert werden. </w:t>
      </w:r>
    </w:p>
    <w:p w14:paraId="0F52B7E7" w14:textId="77777777" w:rsidR="00C77A79" w:rsidRDefault="00C77A79" w:rsidP="00C77A79">
      <w:pPr>
        <w:pStyle w:val="KeinLeerraum"/>
      </w:pPr>
      <w:r>
        <w:t>Mit einem Transistor zur Verstärkung können Elektromagnete oder Gleichstrommotoren ebenso verwendet werden.</w:t>
      </w:r>
    </w:p>
    <w:p w14:paraId="7365C99E" w14:textId="77777777" w:rsidR="00C77A79" w:rsidRDefault="00C77A79" w:rsidP="00C77A79">
      <w:pPr>
        <w:pStyle w:val="KeinLeerraum"/>
      </w:pPr>
    </w:p>
    <w:p w14:paraId="22F4B527" w14:textId="77777777" w:rsidR="00C77A79" w:rsidRDefault="00C77A79" w:rsidP="00C77A79">
      <w:pPr>
        <w:pStyle w:val="KeinLeerraum"/>
      </w:pPr>
      <w:r>
        <w:t>Die Effekte können [b][</w:t>
      </w:r>
      <w:proofErr w:type="spellStart"/>
      <w:r>
        <w:t>color</w:t>
      </w:r>
      <w:proofErr w:type="spellEnd"/>
      <w:r>
        <w:t>=#0000</w:t>
      </w:r>
      <w:proofErr w:type="gramStart"/>
      <w:r>
        <w:t>FF]automatisch</w:t>
      </w:r>
      <w:proofErr w:type="gramEnd"/>
      <w:r>
        <w:t>[/color][/b] oder [b][</w:t>
      </w:r>
      <w:proofErr w:type="spellStart"/>
      <w:r>
        <w:t>color</w:t>
      </w:r>
      <w:proofErr w:type="spellEnd"/>
      <w:r>
        <w:t>=#0000FF]manuell[/color][/b] gesteuert werden. Die Steuerung kann ganz unabhängig von einem Computer betrieben werden oder seine Befehle von diesem erhalten.</w:t>
      </w:r>
    </w:p>
    <w:p w14:paraId="20D64B4C" w14:textId="77777777" w:rsidR="00C77A79" w:rsidRDefault="00C77A79" w:rsidP="00C77A79">
      <w:pPr>
        <w:pStyle w:val="KeinLeerraum"/>
      </w:pPr>
    </w:p>
    <w:p w14:paraId="581369F1" w14:textId="77777777" w:rsidR="00C77A79" w:rsidRDefault="00C77A79" w:rsidP="00C77A79">
      <w:pPr>
        <w:pStyle w:val="KeinLeerraum"/>
      </w:pPr>
      <w:r>
        <w:t>Die Bibliothek enthält ein Modul mit dem [b][</w:t>
      </w:r>
      <w:proofErr w:type="spellStart"/>
      <w:r>
        <w:t>color</w:t>
      </w:r>
      <w:proofErr w:type="spellEnd"/>
      <w:r>
        <w:t>=#0000FF]80 und mehr Schalter[/</w:t>
      </w:r>
      <w:proofErr w:type="spellStart"/>
      <w:proofErr w:type="gramStart"/>
      <w:r>
        <w:t>color</w:t>
      </w:r>
      <w:proofErr w:type="spellEnd"/>
      <w:r>
        <w:t>][</w:t>
      </w:r>
      <w:proofErr w:type="gramEnd"/>
      <w:r>
        <w:t xml:space="preserve">/b] über wenige Anschlüsse des Arduinos eingelesen werden können. </w:t>
      </w:r>
    </w:p>
    <w:p w14:paraId="7BD41964" w14:textId="77777777" w:rsidR="00C77A79" w:rsidRDefault="00C77A79" w:rsidP="00C77A79">
      <w:pPr>
        <w:pStyle w:val="KeinLeerraum"/>
      </w:pPr>
      <w:r>
        <w:t>Sie unterstützt ebenso das einlesen von Kommandos über den [b][</w:t>
      </w:r>
      <w:proofErr w:type="spellStart"/>
      <w:r>
        <w:t>color</w:t>
      </w:r>
      <w:proofErr w:type="spellEnd"/>
      <w:r>
        <w:t>=#0000</w:t>
      </w:r>
      <w:proofErr w:type="gramStart"/>
      <w:r>
        <w:t>FF]CAN</w:t>
      </w:r>
      <w:proofErr w:type="gramEnd"/>
      <w:r>
        <w:t xml:space="preserve"> Bus[/</w:t>
      </w:r>
      <w:proofErr w:type="spellStart"/>
      <w:r>
        <w:t>color</w:t>
      </w:r>
      <w:proofErr w:type="spellEnd"/>
      <w:r>
        <w:t>][/b].</w:t>
      </w:r>
    </w:p>
    <w:p w14:paraId="12DEFF2D" w14:textId="77777777" w:rsidR="00C77A79" w:rsidRDefault="00C77A79" w:rsidP="00C77A79">
      <w:pPr>
        <w:pStyle w:val="KeinLeerraum"/>
      </w:pPr>
    </w:p>
    <w:p w14:paraId="0FF01FEB" w14:textId="77777777" w:rsidR="00C77A79" w:rsidRDefault="00C77A79" w:rsidP="00C77A79">
      <w:pPr>
        <w:pStyle w:val="KeinLeerraum"/>
      </w:pPr>
      <w:r>
        <w:t>Zum einfachen Einstieg enthält die Bibliothek sehr [b][</w:t>
      </w:r>
      <w:proofErr w:type="spellStart"/>
      <w:r>
        <w:t>color</w:t>
      </w:r>
      <w:proofErr w:type="spellEnd"/>
      <w:r>
        <w:t>=#0000</w:t>
      </w:r>
      <w:proofErr w:type="gramStart"/>
      <w:r>
        <w:t>FF]viele</w:t>
      </w:r>
      <w:proofErr w:type="gramEnd"/>
      <w:r>
        <w:t xml:space="preserve"> Beispiele[/</w:t>
      </w:r>
      <w:proofErr w:type="spellStart"/>
      <w:r>
        <w:t>color</w:t>
      </w:r>
      <w:proofErr w:type="spellEnd"/>
      <w:r>
        <w:t>][/b] welche anschaulich zeigen wie die einzelnen Funktionen genutzt werden. Damit kann das System auch [b][</w:t>
      </w:r>
      <w:proofErr w:type="spellStart"/>
      <w:r>
        <w:t>color</w:t>
      </w:r>
      <w:proofErr w:type="spellEnd"/>
      <w:r>
        <w:t>=#0000</w:t>
      </w:r>
      <w:proofErr w:type="gramStart"/>
      <w:r>
        <w:t>FF]ohne</w:t>
      </w:r>
      <w:proofErr w:type="gramEnd"/>
      <w:r>
        <w:t xml:space="preserve"> Programmierkenntnisse[/</w:t>
      </w:r>
      <w:proofErr w:type="spellStart"/>
      <w:r>
        <w:t>color</w:t>
      </w:r>
      <w:proofErr w:type="spellEnd"/>
      <w:r>
        <w:t>][/b] eingesetzt und an die eigenen Bedürfnisse angepasst werden.</w:t>
      </w:r>
    </w:p>
    <w:p w14:paraId="0A052130" w14:textId="77777777" w:rsidR="00C77A79" w:rsidRDefault="00C77A79" w:rsidP="00C77A79">
      <w:pPr>
        <w:pStyle w:val="KeinLeerraum"/>
      </w:pPr>
    </w:p>
    <w:p w14:paraId="01D6E55D" w14:textId="77777777" w:rsidR="00C77A79" w:rsidRDefault="00C77A79" w:rsidP="00C77A79">
      <w:pPr>
        <w:pStyle w:val="KeinLeerraum"/>
      </w:pPr>
      <w:r>
        <w:t>Die Bibliothek kann hier heruntergeladen werden: https://github.com/Hardi-St/MobaLedLib</w:t>
      </w:r>
    </w:p>
    <w:p w14:paraId="2C29D9BB" w14:textId="77777777" w:rsidR="00C77A79" w:rsidRDefault="00C77A79" w:rsidP="00C77A79">
      <w:pPr>
        <w:pStyle w:val="KeinLeerraum"/>
      </w:pPr>
    </w:p>
    <w:p w14:paraId="5C92B692" w14:textId="77777777" w:rsidR="00C77A79" w:rsidRDefault="00C77A79" w:rsidP="00C77A79">
      <w:pPr>
        <w:pStyle w:val="KeinLeerraum"/>
      </w:pPr>
      <w:r>
        <w:t>Dort findet Ihr auch eine „[i]kurze[/i]“ Dokumentation zu der MobaLedLib.</w:t>
      </w:r>
    </w:p>
    <w:p w14:paraId="0372F581" w14:textId="77777777" w:rsidR="00C77A79" w:rsidRDefault="00C77A79" w:rsidP="00C77A79">
      <w:pPr>
        <w:pStyle w:val="KeinLeerraum"/>
      </w:pPr>
    </w:p>
    <w:p w14:paraId="6C411001" w14:textId="77777777" w:rsidR="00C77A79" w:rsidRDefault="00C77A79" w:rsidP="00C77A79">
      <w:pPr>
        <w:pStyle w:val="KeinLeerraum"/>
      </w:pPr>
      <w:r>
        <w:t>[</w:t>
      </w:r>
      <w:proofErr w:type="spellStart"/>
      <w:r>
        <w:t>color</w:t>
      </w:r>
      <w:proofErr w:type="spellEnd"/>
      <w:r>
        <w:t>=#0000</w:t>
      </w:r>
      <w:proofErr w:type="gramStart"/>
      <w:r>
        <w:t>FF]</w:t>
      </w:r>
      <w:r w:rsidRPr="00FA7C1D">
        <w:rPr>
          <w:color w:val="0000FF"/>
        </w:rPr>
        <w:t>Nachtrag</w:t>
      </w:r>
      <w:proofErr w:type="gramEnd"/>
      <w:r w:rsidRPr="00FA7C1D">
        <w:rPr>
          <w:color w:val="0000FF"/>
        </w:rPr>
        <w:t xml:space="preserve">: </w:t>
      </w:r>
      <w:r>
        <w:t>[/</w:t>
      </w:r>
      <w:proofErr w:type="spellStart"/>
      <w:r>
        <w:t>color</w:t>
      </w:r>
      <w:proofErr w:type="spellEnd"/>
      <w:r>
        <w:t>]Inzwischen kann die Bibliothek auch direkt aus der [b]Arduino IDE[/b] heraus [b]installiert[/b] werden. Im Post #14 unten habe ich anhand von ein paar Bildern gezeigt wie das gemacht wird.</w:t>
      </w:r>
    </w:p>
    <w:p w14:paraId="170FF4C5" w14:textId="77777777" w:rsidR="00C77A79" w:rsidRDefault="00C77A79" w:rsidP="00C77A79">
      <w:pPr>
        <w:pStyle w:val="KeinLeerraum"/>
      </w:pPr>
    </w:p>
    <w:p w14:paraId="5A2DED86" w14:textId="77777777" w:rsidR="00C77A79" w:rsidRDefault="00C77A79" w:rsidP="00C77A79">
      <w:pPr>
        <w:pStyle w:val="KeinLeerraum"/>
      </w:pPr>
      <w:r>
        <w:t>[</w:t>
      </w:r>
      <w:proofErr w:type="spellStart"/>
      <w:r>
        <w:t>color</w:t>
      </w:r>
      <w:proofErr w:type="spellEnd"/>
      <w:r>
        <w:t>=#FF</w:t>
      </w:r>
      <w:proofErr w:type="gramStart"/>
      <w:r>
        <w:t>0000]</w:t>
      </w:r>
      <w:r w:rsidRPr="00FA7C1D">
        <w:rPr>
          <w:color w:val="FF0000"/>
        </w:rPr>
        <w:t>Achtung</w:t>
      </w:r>
      <w:proofErr w:type="gramEnd"/>
      <w:r w:rsidRPr="00FA7C1D">
        <w:rPr>
          <w:color w:val="FF0000"/>
        </w:rPr>
        <w:t>: Es sollte immer die neueste Version der Arduino IDE verwendet werden. Versionen kleiner 1.8.x sind [u][</w:t>
      </w:r>
      <w:proofErr w:type="gramStart"/>
      <w:r w:rsidRPr="00FA7C1D">
        <w:rPr>
          <w:color w:val="FF0000"/>
        </w:rPr>
        <w:t>b]nicht</w:t>
      </w:r>
      <w:proofErr w:type="gramEnd"/>
      <w:r w:rsidRPr="00FA7C1D">
        <w:rPr>
          <w:color w:val="FF0000"/>
        </w:rPr>
        <w:t>[/b][/u] kompatibel zu den in der Bibliothek verwendeten Verzeichnisnamen der Beispiele.</w:t>
      </w:r>
      <w:r>
        <w:t>[/</w:t>
      </w:r>
      <w:proofErr w:type="spellStart"/>
      <w:r>
        <w:t>color</w:t>
      </w:r>
      <w:proofErr w:type="spellEnd"/>
      <w:r>
        <w:t>]</w:t>
      </w:r>
    </w:p>
    <w:p w14:paraId="2EFE2438" w14:textId="77777777" w:rsidR="00C77A79" w:rsidRDefault="00C77A79" w:rsidP="00C77A79">
      <w:pPr>
        <w:pStyle w:val="KeinLeerraum"/>
      </w:pPr>
    </w:p>
    <w:p w14:paraId="66C03974" w14:textId="77777777" w:rsidR="00C77A79" w:rsidRDefault="00847480" w:rsidP="00C77A79">
      <w:pPr>
        <w:pStyle w:val="KeinLeerraum"/>
      </w:pPr>
      <w:r>
        <w:rPr>
          <w:noProof/>
        </w:rPr>
        <w:drawing>
          <wp:anchor distT="0" distB="0" distL="114300" distR="114300" simplePos="0" relativeHeight="251663360" behindDoc="0" locked="0" layoutInCell="1" allowOverlap="1" wp14:anchorId="4C22010C" wp14:editId="4F8F0BAA">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14:paraId="7769116C" w14:textId="77777777" w:rsidR="00C77A79" w:rsidRDefault="00C77A79" w:rsidP="00C77A79">
      <w:pPr>
        <w:pStyle w:val="KeinLeerraum"/>
      </w:pPr>
      <w:r>
        <w:t>[url=</w:t>
      </w:r>
      <w:proofErr w:type="gramStart"/>
      <w:r>
        <w:t>https://abload.de/image.php?img=ledversuchsaufbausafrx.jpg][</w:t>
      </w:r>
      <w:proofErr w:type="gramEnd"/>
      <w:r>
        <w:t>img]http://abload.de/img/ledversuchsaufbausafrx.jpg[/img][/url]</w:t>
      </w:r>
      <w:r w:rsidR="00866C2D" w:rsidRPr="00866C2D">
        <w:t xml:space="preserve"> </w:t>
      </w:r>
    </w:p>
    <w:p w14:paraId="14CE46DC" w14:textId="77777777" w:rsidR="00C77A79" w:rsidRDefault="00C77A79" w:rsidP="00C77A79">
      <w:pPr>
        <w:pStyle w:val="KeinLeerraum"/>
      </w:pPr>
    </w:p>
    <w:p w14:paraId="48812BAE" w14:textId="77777777" w:rsidR="00C77A79" w:rsidRDefault="00C77A79" w:rsidP="00C77A79">
      <w:pPr>
        <w:pStyle w:val="KeinLeerraum"/>
      </w:pPr>
      <w:r>
        <w:t xml:space="preserve">Ich bin sehr gespannt ob Ihr die Bibliothek gebrauchen könnt. </w:t>
      </w:r>
    </w:p>
    <w:p w14:paraId="1E75902C" w14:textId="77777777" w:rsidR="00C77A79" w:rsidRDefault="00C77A79" w:rsidP="00C77A79">
      <w:pPr>
        <w:pStyle w:val="KeinLeerraum"/>
      </w:pPr>
      <w:r>
        <w:t>Wenn Ihr Fragen, Anregungen oder Kommentare habt nur her damit…</w:t>
      </w:r>
    </w:p>
    <w:p w14:paraId="1F28B949" w14:textId="77777777" w:rsidR="00C77A79" w:rsidRDefault="00C77A79" w:rsidP="00C77A79">
      <w:pPr>
        <w:pStyle w:val="KeinLeerraum"/>
      </w:pPr>
    </w:p>
    <w:p w14:paraId="7858DC10" w14:textId="77777777" w:rsidR="00C77A79" w:rsidRDefault="00C77A79" w:rsidP="00C77A79">
      <w:pPr>
        <w:pStyle w:val="KeinLeerraum"/>
      </w:pPr>
      <w:r>
        <w:t>Edit: 17.07.19:</w:t>
      </w:r>
    </w:p>
    <w:p w14:paraId="03FF5B03" w14:textId="77777777"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w:t>
      </w:r>
      <w:proofErr w:type="gramStart"/>
      <w:r>
        <w:t>\</w:t>
      </w:r>
      <w:proofErr w:type="spellStart"/>
      <w:r>
        <w:t>Documents</w:t>
      </w:r>
      <w:proofErr w:type="spellEnd"/>
      <w:r>
        <w:t>\Arduino\</w:t>
      </w:r>
      <w:proofErr w:type="spellStart"/>
      <w:r>
        <w:t>libraries</w:t>
      </w:r>
      <w:proofErr w:type="spellEnd"/>
      <w:r>
        <w:t>\MobaLedLib\</w:t>
      </w:r>
      <w:proofErr w:type="spellStart"/>
      <w:r>
        <w:t>extras</w:t>
      </w:r>
      <w:proofErr w:type="spellEnd"/>
      <w:r>
        <w:t xml:space="preserve"> .</w:t>
      </w:r>
      <w:proofErr w:type="gramEnd"/>
    </w:p>
    <w:p w14:paraId="765325AE" w14:textId="77777777" w:rsidR="00C77A79" w:rsidRDefault="00C77A79" w:rsidP="00C77A79">
      <w:pPr>
        <w:pStyle w:val="KeinLeerraum"/>
      </w:pPr>
      <w:r>
        <w:lastRenderedPageBreak/>
        <w:t>Die Datei hat den Namen 100-DE_Arduino_fuer_LEDs_Master_Bestueckungsanleitung_20190721_V01-00_komprimiert.pdf</w:t>
      </w:r>
    </w:p>
    <w:p w14:paraId="6ED968C3" w14:textId="77777777" w:rsidR="00C77A79" w:rsidRDefault="00C77A79" w:rsidP="00C77A79">
      <w:pPr>
        <w:pStyle w:val="KeinLeerraum"/>
      </w:pPr>
    </w:p>
    <w:p w14:paraId="2594F80D" w14:textId="77777777"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14:paraId="5EFCE443" w14:textId="77777777" w:rsidR="00C77A79" w:rsidRDefault="00C77A79" w:rsidP="00C77A79">
      <w:pPr>
        <w:pStyle w:val="KeinLeerraum"/>
      </w:pPr>
    </w:p>
    <w:p w14:paraId="26CDBA81" w14:textId="77777777" w:rsidR="00C77A79" w:rsidRDefault="00C77A79" w:rsidP="00C77A79">
      <w:pPr>
        <w:pStyle w:val="KeinLeerraum"/>
      </w:pPr>
      <w:r>
        <w:t>Armin ([</w:t>
      </w:r>
      <w:proofErr w:type="spellStart"/>
      <w:r>
        <w:t>user</w:t>
      </w:r>
      <w:proofErr w:type="spellEnd"/>
      <w:r>
        <w:t>]4fangnix[/</w:t>
      </w:r>
      <w:proofErr w:type="spellStart"/>
      <w:r>
        <w:t>user</w:t>
      </w:r>
      <w:proofErr w:type="spellEnd"/>
      <w:r>
        <w:t>]) hat eine sehr schöne Bestückungsanleitung für die Verteilerplatine erstellt. Sie kann von GitHub heruntergeladen werden:</w:t>
      </w:r>
    </w:p>
    <w:p w14:paraId="3D78AA60" w14:textId="77777777" w:rsidR="00C77A79" w:rsidRDefault="00C77A79" w:rsidP="00C77A79">
      <w:pPr>
        <w:pStyle w:val="KeinLeerraum"/>
      </w:pPr>
      <w:r>
        <w:t>https://github.com/Hardi-St/MobaLedLib/blob/master/extras/200-DE_Verteilerplatine_Universal_LoetJumper_Bestueckungsanleitung.pdf</w:t>
      </w:r>
    </w:p>
    <w:p w14:paraId="592CF19A" w14:textId="77777777" w:rsidR="00C77A79" w:rsidRDefault="00C77A79" w:rsidP="00C77A79">
      <w:pPr>
        <w:pStyle w:val="KeinLeerraum"/>
      </w:pPr>
    </w:p>
    <w:p w14:paraId="2C3D7AC9" w14:textId="77777777" w:rsidR="00C77A79" w:rsidRDefault="00C77A79" w:rsidP="00C77A79">
      <w:pPr>
        <w:pStyle w:val="KeinLeerraum"/>
      </w:pPr>
      <w:r>
        <w:t>Die Bedienungsanleitung zur Bibliothek kann auch von hier heruntergeladen werden: https://github.com/Hardi-St/MobaLedLib/blob/master/MobaLedLib%20Ein%20kurzer%20Ueberblick.pdf</w:t>
      </w:r>
    </w:p>
    <w:p w14:paraId="4D9C42B1" w14:textId="77777777" w:rsidR="00C77A79" w:rsidRPr="00EE5B5E" w:rsidRDefault="00C77A79" w:rsidP="00C77A79">
      <w:pPr>
        <w:pStyle w:val="KeinLeerraum"/>
      </w:pPr>
    </w:p>
    <w:p w14:paraId="7EB759B0" w14:textId="77777777" w:rsidR="00352C70" w:rsidRDefault="00C77A79" w:rsidP="00C77A79">
      <w:pPr>
        <w:pStyle w:val="KeinLeerraum"/>
      </w:pPr>
      <w:r>
        <w:t>Hardi</w:t>
      </w:r>
    </w:p>
    <w:p w14:paraId="5AF8A986" w14:textId="77777777" w:rsidR="00352C70" w:rsidRPr="00854D6D" w:rsidRDefault="00352C70" w:rsidP="006246F2">
      <w:pPr>
        <w:pStyle w:val="KeinLeerraum"/>
      </w:pPr>
      <w:r w:rsidRPr="00352C70">
        <w:t>[</w:t>
      </w:r>
      <w:r>
        <w:t>/</w:t>
      </w:r>
      <w:proofErr w:type="spellStart"/>
      <w:r w:rsidRPr="00352C70">
        <w:t>spoiler</w:t>
      </w:r>
      <w:proofErr w:type="spellEnd"/>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rdi Stengelin">
    <w15:presenceInfo w15:providerId="Windows Live" w15:userId="c03e51d4ea5369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22128"/>
    <w:rsid w:val="000479D1"/>
    <w:rsid w:val="00087303"/>
    <w:rsid w:val="00096FE3"/>
    <w:rsid w:val="00097552"/>
    <w:rsid w:val="000A5FBC"/>
    <w:rsid w:val="000C52DF"/>
    <w:rsid w:val="000D17CC"/>
    <w:rsid w:val="000D4C35"/>
    <w:rsid w:val="000E0911"/>
    <w:rsid w:val="001112D7"/>
    <w:rsid w:val="0011461F"/>
    <w:rsid w:val="00122F2D"/>
    <w:rsid w:val="00133F62"/>
    <w:rsid w:val="00160BC8"/>
    <w:rsid w:val="001669DB"/>
    <w:rsid w:val="00171C28"/>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B4834"/>
    <w:rsid w:val="002C429B"/>
    <w:rsid w:val="002E3CBC"/>
    <w:rsid w:val="00320B9B"/>
    <w:rsid w:val="0032490A"/>
    <w:rsid w:val="0033238C"/>
    <w:rsid w:val="003412A3"/>
    <w:rsid w:val="00352C70"/>
    <w:rsid w:val="0036034A"/>
    <w:rsid w:val="00362071"/>
    <w:rsid w:val="00366EE0"/>
    <w:rsid w:val="00371434"/>
    <w:rsid w:val="0038220B"/>
    <w:rsid w:val="003A7303"/>
    <w:rsid w:val="003B0A7F"/>
    <w:rsid w:val="003B5BE1"/>
    <w:rsid w:val="003C286B"/>
    <w:rsid w:val="003C3E87"/>
    <w:rsid w:val="003D1BA9"/>
    <w:rsid w:val="003D4625"/>
    <w:rsid w:val="003E061F"/>
    <w:rsid w:val="003E127C"/>
    <w:rsid w:val="003E35DB"/>
    <w:rsid w:val="003E3D73"/>
    <w:rsid w:val="003E54F5"/>
    <w:rsid w:val="003F1E7D"/>
    <w:rsid w:val="003F2EFA"/>
    <w:rsid w:val="0040422C"/>
    <w:rsid w:val="00404230"/>
    <w:rsid w:val="004164D4"/>
    <w:rsid w:val="004341C5"/>
    <w:rsid w:val="00461AD2"/>
    <w:rsid w:val="004646A8"/>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48D7"/>
    <w:rsid w:val="005F5C95"/>
    <w:rsid w:val="006246F2"/>
    <w:rsid w:val="006474AA"/>
    <w:rsid w:val="006575F1"/>
    <w:rsid w:val="00672A69"/>
    <w:rsid w:val="00674F0F"/>
    <w:rsid w:val="00686CD0"/>
    <w:rsid w:val="00690ACD"/>
    <w:rsid w:val="006C13F6"/>
    <w:rsid w:val="006D0937"/>
    <w:rsid w:val="006F1E86"/>
    <w:rsid w:val="006F2998"/>
    <w:rsid w:val="00735223"/>
    <w:rsid w:val="00740AD0"/>
    <w:rsid w:val="0074724A"/>
    <w:rsid w:val="00750AA0"/>
    <w:rsid w:val="00751133"/>
    <w:rsid w:val="007B72E6"/>
    <w:rsid w:val="007C5286"/>
    <w:rsid w:val="007F0801"/>
    <w:rsid w:val="007F2F89"/>
    <w:rsid w:val="007F40CE"/>
    <w:rsid w:val="007F5438"/>
    <w:rsid w:val="007F5CAC"/>
    <w:rsid w:val="00800078"/>
    <w:rsid w:val="00813995"/>
    <w:rsid w:val="00847480"/>
    <w:rsid w:val="00854188"/>
    <w:rsid w:val="00854D6D"/>
    <w:rsid w:val="00866C2D"/>
    <w:rsid w:val="008853FD"/>
    <w:rsid w:val="00887265"/>
    <w:rsid w:val="008C06FB"/>
    <w:rsid w:val="008D42F0"/>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3035"/>
    <w:rsid w:val="00A17A3C"/>
    <w:rsid w:val="00A24984"/>
    <w:rsid w:val="00A4598D"/>
    <w:rsid w:val="00A73111"/>
    <w:rsid w:val="00A96C26"/>
    <w:rsid w:val="00AA63A7"/>
    <w:rsid w:val="00AB07F0"/>
    <w:rsid w:val="00AC09B0"/>
    <w:rsid w:val="00AC577D"/>
    <w:rsid w:val="00AE72AD"/>
    <w:rsid w:val="00AF13AE"/>
    <w:rsid w:val="00B060AD"/>
    <w:rsid w:val="00B1545D"/>
    <w:rsid w:val="00B169EB"/>
    <w:rsid w:val="00B4612F"/>
    <w:rsid w:val="00B47F44"/>
    <w:rsid w:val="00B5109F"/>
    <w:rsid w:val="00BF03F3"/>
    <w:rsid w:val="00BF183F"/>
    <w:rsid w:val="00BF6C1E"/>
    <w:rsid w:val="00C26652"/>
    <w:rsid w:val="00C45211"/>
    <w:rsid w:val="00C66DFD"/>
    <w:rsid w:val="00C77A79"/>
    <w:rsid w:val="00C85291"/>
    <w:rsid w:val="00C854C1"/>
    <w:rsid w:val="00C948F3"/>
    <w:rsid w:val="00CB0FC3"/>
    <w:rsid w:val="00CB4359"/>
    <w:rsid w:val="00CC2522"/>
    <w:rsid w:val="00CC6D27"/>
    <w:rsid w:val="00CC7D73"/>
    <w:rsid w:val="00CD122A"/>
    <w:rsid w:val="00CD2222"/>
    <w:rsid w:val="00CE0D56"/>
    <w:rsid w:val="00CE565E"/>
    <w:rsid w:val="00CF18E3"/>
    <w:rsid w:val="00CF2295"/>
    <w:rsid w:val="00D0319B"/>
    <w:rsid w:val="00D129C8"/>
    <w:rsid w:val="00D176B5"/>
    <w:rsid w:val="00D3464E"/>
    <w:rsid w:val="00D50013"/>
    <w:rsid w:val="00D773FC"/>
    <w:rsid w:val="00D976B0"/>
    <w:rsid w:val="00DA2346"/>
    <w:rsid w:val="00DB005A"/>
    <w:rsid w:val="00DB48E4"/>
    <w:rsid w:val="00DC341B"/>
    <w:rsid w:val="00DC4B39"/>
    <w:rsid w:val="00DD3CC0"/>
    <w:rsid w:val="00E07798"/>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3C72"/>
    <w:rsid w:val="00F1703D"/>
    <w:rsid w:val="00F37D94"/>
    <w:rsid w:val="00F4016B"/>
    <w:rsid w:val="00F543EA"/>
    <w:rsid w:val="00F606A6"/>
    <w:rsid w:val="00F729E2"/>
    <w:rsid w:val="00F80868"/>
    <w:rsid w:val="00FA7C1D"/>
    <w:rsid w:val="00FC1352"/>
    <w:rsid w:val="00FC30B1"/>
    <w:rsid w:val="00FC3F07"/>
    <w:rsid w:val="00FE0A2A"/>
    <w:rsid w:val="00FE0E6E"/>
    <w:rsid w:val="00FE1742"/>
    <w:rsid w:val="00FE254C"/>
    <w:rsid w:val="00FE3D5D"/>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C748F"/>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 w:type="paragraph" w:styleId="berarbeitung">
    <w:name w:val="Revision"/>
    <w:hidden/>
    <w:uiPriority w:val="99"/>
    <w:semiHidden/>
    <w:rsid w:val="008D42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5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https://www.amazon.de/AZDelivery-Matrix-CJMCU-8-Arduino-Raspberry/dp/B078HYP681/ref=sr_1_19?keywords=Ws2812+Led&amp;qid=1570436873&amp;sr=8-19" TargetMode="External"/><Relationship Id="rId47"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vimeo.com/375748123%5b/vim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hyperlink" Target="mailto:LedLib@yahoo." TargetMode="External"/><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511A7-FA33-4F02-A5BD-992C3450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7868</Words>
  <Characters>49574</Characters>
  <Application>Microsoft Office Word</Application>
  <DocSecurity>0</DocSecurity>
  <Lines>413</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144</cp:revision>
  <dcterms:created xsi:type="dcterms:W3CDTF">2019-10-02T18:22:00Z</dcterms:created>
  <dcterms:modified xsi:type="dcterms:W3CDTF">2020-06-17T10:00:00Z</dcterms:modified>
</cp:coreProperties>
</file>